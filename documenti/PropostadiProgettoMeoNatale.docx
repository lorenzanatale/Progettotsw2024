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A815D" w14:textId="77777777" w:rsidR="00ED451B" w:rsidRDefault="00ED451B" w:rsidP="00ED451B">
      <w:pPr>
        <w:rPr>
          <w:rFonts w:ascii="Times New Roman" w:eastAsia="Times New Roman" w:hAnsi="Times New Roman" w:cs="Times New Roman"/>
        </w:rPr>
      </w:pPr>
    </w:p>
    <w:p w14:paraId="10A17F4B" w14:textId="77777777" w:rsidR="00ED451B" w:rsidRDefault="00ED451B" w:rsidP="00ED451B">
      <w:pPr>
        <w:pStyle w:val="Titolo"/>
        <w:rPr>
          <w:b w:val="0"/>
          <w:sz w:val="70"/>
          <w:szCs w:val="70"/>
        </w:rPr>
      </w:pPr>
      <w:r>
        <w:rPr>
          <w:b w:val="0"/>
          <w:sz w:val="70"/>
          <w:szCs w:val="70"/>
        </w:rPr>
        <w:t>Università degli studi di Salerno</w:t>
      </w:r>
    </w:p>
    <w:p w14:paraId="1E9D0932" w14:textId="77777777" w:rsidR="00ED451B" w:rsidRDefault="00ED451B" w:rsidP="00ED451B">
      <w:pPr>
        <w:pStyle w:val="Titolo"/>
        <w:rPr>
          <w:b w:val="0"/>
          <w:sz w:val="56"/>
          <w:szCs w:val="56"/>
        </w:rPr>
      </w:pPr>
      <w:r>
        <w:rPr>
          <w:b w:val="0"/>
          <w:sz w:val="56"/>
          <w:szCs w:val="56"/>
        </w:rPr>
        <w:t>Dipartimento di Informatica</w:t>
      </w:r>
    </w:p>
    <w:p w14:paraId="0976940E" w14:textId="77777777" w:rsidR="00ED451B" w:rsidRDefault="00ED451B" w:rsidP="00ED451B">
      <w:pPr>
        <w:pStyle w:val="Sottotitolo"/>
        <w:rPr>
          <w:b/>
          <w:i/>
          <w:sz w:val="40"/>
          <w:szCs w:val="40"/>
        </w:rPr>
      </w:pPr>
      <w:r>
        <w:rPr>
          <w:b/>
          <w:i/>
          <w:sz w:val="40"/>
          <w:szCs w:val="40"/>
        </w:rPr>
        <w:t>Corso di Laurea in Informatica</w:t>
      </w:r>
    </w:p>
    <w:p w14:paraId="251A807E" w14:textId="77777777" w:rsidR="00ED451B" w:rsidRDefault="00ED451B" w:rsidP="00ED451B">
      <w:pPr>
        <w:pStyle w:val="Sottotitolo"/>
        <w:rPr>
          <w:b/>
          <w:i/>
        </w:rPr>
      </w:pPr>
      <w:r>
        <w:rPr>
          <w:noProof/>
        </w:rPr>
        <w:drawing>
          <wp:anchor distT="0" distB="0" distL="0" distR="0" simplePos="0" relativeHeight="251658240" behindDoc="1" locked="0" layoutInCell="1" hidden="0" allowOverlap="1" wp14:anchorId="02E43B36" wp14:editId="08C047BC">
            <wp:simplePos x="0" y="0"/>
            <wp:positionH relativeFrom="column">
              <wp:posOffset>-571498</wp:posOffset>
            </wp:positionH>
            <wp:positionV relativeFrom="paragraph">
              <wp:posOffset>135255</wp:posOffset>
            </wp:positionV>
            <wp:extent cx="7286625" cy="6822440"/>
            <wp:effectExtent l="0" t="0" r="0" b="0"/>
            <wp:wrapNone/>
            <wp:docPr id="50" name="image2.png" descr="..\Stemma.jpg"/>
            <wp:cNvGraphicFramePr/>
            <a:graphic xmlns:a="http://schemas.openxmlformats.org/drawingml/2006/main">
              <a:graphicData uri="http://schemas.openxmlformats.org/drawingml/2006/picture">
                <pic:pic xmlns:pic="http://schemas.openxmlformats.org/drawingml/2006/picture">
                  <pic:nvPicPr>
                    <pic:cNvPr id="0" name="image2.png" descr="..\Stemma.jpg"/>
                    <pic:cNvPicPr preferRelativeResize="0"/>
                  </pic:nvPicPr>
                  <pic:blipFill>
                    <a:blip r:embed="rId9"/>
                    <a:srcRect/>
                    <a:stretch>
                      <a:fillRect/>
                    </a:stretch>
                  </pic:blipFill>
                  <pic:spPr>
                    <a:xfrm>
                      <a:off x="0" y="0"/>
                      <a:ext cx="7286625" cy="6822440"/>
                    </a:xfrm>
                    <a:prstGeom prst="rect">
                      <a:avLst/>
                    </a:prstGeom>
                    <a:ln/>
                  </pic:spPr>
                </pic:pic>
              </a:graphicData>
            </a:graphic>
          </wp:anchor>
        </w:drawing>
      </w:r>
    </w:p>
    <w:p w14:paraId="04C021BB" w14:textId="77777777" w:rsidR="00ED451B" w:rsidRDefault="00ED451B" w:rsidP="00ED451B">
      <w:pPr>
        <w:pStyle w:val="Sottotitolo"/>
        <w:rPr>
          <w:b/>
          <w:i/>
        </w:rPr>
      </w:pPr>
    </w:p>
    <w:p w14:paraId="59DAA463" w14:textId="77777777" w:rsidR="00ED451B" w:rsidRDefault="00ED451B" w:rsidP="00ED451B">
      <w:pPr>
        <w:pStyle w:val="Sottotitolo"/>
        <w:rPr>
          <w:b/>
          <w:i/>
        </w:rPr>
      </w:pPr>
    </w:p>
    <w:p w14:paraId="33E15AEC" w14:textId="77777777" w:rsidR="00ED451B" w:rsidRDefault="00ED451B" w:rsidP="00ED451B">
      <w:pPr>
        <w:pStyle w:val="Sottotitolo"/>
        <w:rPr>
          <w:b/>
          <w:i/>
          <w:sz w:val="52"/>
          <w:szCs w:val="52"/>
        </w:rPr>
      </w:pPr>
    </w:p>
    <w:p w14:paraId="6769CF92" w14:textId="77777777" w:rsidR="00ED451B" w:rsidRDefault="00ED451B" w:rsidP="00ED451B">
      <w:pPr>
        <w:pStyle w:val="Sottotitolo"/>
        <w:rPr>
          <w:b/>
          <w:i/>
          <w:sz w:val="52"/>
          <w:szCs w:val="52"/>
        </w:rPr>
      </w:pPr>
      <w:r>
        <w:rPr>
          <w:b/>
          <w:i/>
          <w:sz w:val="52"/>
          <w:szCs w:val="52"/>
        </w:rPr>
        <w:t>TECNOLOGIE SOFTWARE PER IL WEB</w:t>
      </w:r>
    </w:p>
    <w:p w14:paraId="614D0AF3" w14:textId="77777777" w:rsidR="00ED451B" w:rsidRDefault="00ED451B" w:rsidP="00ED451B">
      <w:pPr>
        <w:pStyle w:val="Sottotitolo"/>
        <w:rPr>
          <w:b/>
          <w:i/>
          <w:sz w:val="56"/>
          <w:szCs w:val="56"/>
        </w:rPr>
      </w:pPr>
    </w:p>
    <w:p w14:paraId="63A9F03B" w14:textId="77777777" w:rsidR="00ED451B" w:rsidRDefault="00ED451B" w:rsidP="00ED451B">
      <w:pPr>
        <w:pStyle w:val="Sottotitolo"/>
        <w:rPr>
          <w:b/>
          <w:i/>
          <w:sz w:val="56"/>
          <w:szCs w:val="56"/>
        </w:rPr>
      </w:pPr>
      <w:r>
        <w:rPr>
          <w:b/>
          <w:i/>
          <w:sz w:val="56"/>
          <w:szCs w:val="56"/>
        </w:rPr>
        <w:t>Website Design</w:t>
      </w:r>
    </w:p>
    <w:p w14:paraId="0971ED1D" w14:textId="77777777" w:rsidR="00ED451B" w:rsidRDefault="00ED451B" w:rsidP="00ED451B">
      <w:pPr>
        <w:pStyle w:val="Sottotitolo"/>
        <w:rPr>
          <w:b/>
          <w:i/>
        </w:rPr>
      </w:pPr>
    </w:p>
    <w:p w14:paraId="72A237AA" w14:textId="77777777" w:rsidR="00ED451B" w:rsidRDefault="00ED451B" w:rsidP="00ED451B">
      <w:pPr>
        <w:pStyle w:val="Sottotitolo"/>
        <w:rPr>
          <w:b/>
          <w:i/>
        </w:rPr>
      </w:pPr>
    </w:p>
    <w:p w14:paraId="543E758F" w14:textId="77777777" w:rsidR="00ED451B" w:rsidRDefault="00ED451B" w:rsidP="00ED451B">
      <w:pPr>
        <w:pStyle w:val="Sottotitolo"/>
        <w:rPr>
          <w:b/>
          <w:i/>
          <w:sz w:val="72"/>
          <w:szCs w:val="72"/>
        </w:rPr>
      </w:pPr>
      <w:r>
        <w:rPr>
          <w:b/>
          <w:i/>
          <w:sz w:val="72"/>
          <w:szCs w:val="72"/>
        </w:rPr>
        <w:t>“Soundia”</w:t>
      </w:r>
    </w:p>
    <w:p w14:paraId="7B30D213" w14:textId="77777777" w:rsidR="00ED451B" w:rsidRPr="007313F6" w:rsidRDefault="00ED451B" w:rsidP="00ED451B">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p>
    <w:p w14:paraId="1AF82F05" w14:textId="77777777" w:rsidR="00ED451B" w:rsidRDefault="00ED451B" w:rsidP="00ED451B">
      <w:pPr>
        <w:pStyle w:val="Sottotitolo"/>
        <w:rPr>
          <w:b/>
          <w:i/>
        </w:rPr>
      </w:pPr>
    </w:p>
    <w:p w14:paraId="3E30A011" w14:textId="77777777" w:rsidR="00ED451B" w:rsidRDefault="00ED451B" w:rsidP="00ED451B">
      <w:pPr>
        <w:pStyle w:val="Sottotitolo"/>
        <w:jc w:val="left"/>
        <w:rPr>
          <w:b/>
          <w:i/>
        </w:rPr>
      </w:pPr>
      <w:r>
        <w:rPr>
          <w:noProof/>
        </w:rPr>
        <mc:AlternateContent>
          <mc:Choice Requires="wps">
            <w:drawing>
              <wp:anchor distT="0" distB="0" distL="114300" distR="114300" simplePos="0" relativeHeight="251658242" behindDoc="0" locked="0" layoutInCell="1" hidden="0" allowOverlap="1" wp14:anchorId="538CA4DB" wp14:editId="559D40D0">
                <wp:simplePos x="0" y="0"/>
                <wp:positionH relativeFrom="column">
                  <wp:posOffset>2815590</wp:posOffset>
                </wp:positionH>
                <wp:positionV relativeFrom="paragraph">
                  <wp:posOffset>88265</wp:posOffset>
                </wp:positionV>
                <wp:extent cx="3863340" cy="2914650"/>
                <wp:effectExtent l="0" t="0" r="0" b="0"/>
                <wp:wrapNone/>
                <wp:docPr id="48" name="Rettangolo 48"/>
                <wp:cNvGraphicFramePr/>
                <a:graphic xmlns:a="http://schemas.openxmlformats.org/drawingml/2006/main">
                  <a:graphicData uri="http://schemas.microsoft.com/office/word/2010/wordprocessingShape">
                    <wps:wsp>
                      <wps:cNvSpPr/>
                      <wps:spPr>
                        <a:xfrm>
                          <a:off x="0" y="0"/>
                          <a:ext cx="3863340" cy="2914650"/>
                        </a:xfrm>
                        <a:prstGeom prst="rect">
                          <a:avLst/>
                        </a:prstGeom>
                        <a:noFill/>
                        <a:ln>
                          <a:noFill/>
                        </a:ln>
                      </wps:spPr>
                      <wps:txbx>
                        <w:txbxContent>
                          <w:p w14:paraId="4E0F64B9" w14:textId="77777777" w:rsidR="00ED451B" w:rsidRDefault="00ED451B" w:rsidP="00ED451B">
                            <w:pPr>
                              <w:jc w:val="center"/>
                              <w:textDirection w:val="btLr"/>
                            </w:pPr>
                            <w:r>
                              <w:rPr>
                                <w:b/>
                                <w:color w:val="000000"/>
                                <w:sz w:val="48"/>
                              </w:rPr>
                              <w:t>Studenti:</w:t>
                            </w:r>
                          </w:p>
                          <w:p w14:paraId="3F97E46D" w14:textId="77777777" w:rsidR="00ED451B" w:rsidRDefault="00ED451B" w:rsidP="00ED451B">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t xml:space="preserve"> </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4122ED8F" w14:textId="77777777" w:rsidR="00ED451B" w:rsidRDefault="00ED451B" w:rsidP="00ED451B">
                            <w:pPr>
                              <w:textDirection w:val="btLr"/>
                            </w:pPr>
                            <w:r>
                              <w:rPr>
                                <w:color w:val="000000"/>
                                <w:sz w:val="32"/>
                              </w:rPr>
                              <w:t>Sara Meo</w:t>
                            </w:r>
                            <w:r>
                              <w:rPr>
                                <w:color w:val="000000"/>
                                <w:sz w:val="32"/>
                              </w:rPr>
                              <w:tab/>
                            </w:r>
                            <w:r>
                              <w:rPr>
                                <w:color w:val="000000"/>
                                <w:sz w:val="32"/>
                              </w:rPr>
                              <w:tab/>
                            </w:r>
                            <w:r>
                              <w:rPr>
                                <w:color w:val="000000"/>
                                <w:sz w:val="32"/>
                              </w:rPr>
                              <w:tab/>
                            </w:r>
                            <w:r>
                              <w:rPr>
                                <w:color w:val="000000"/>
                                <w:sz w:val="32"/>
                              </w:rPr>
                              <w:tab/>
                              <w:t>0512116116</w:t>
                            </w:r>
                          </w:p>
                          <w:p w14:paraId="7400571F" w14:textId="77777777" w:rsidR="00ED451B" w:rsidRDefault="00ED451B" w:rsidP="00ED451B">
                            <w:pPr>
                              <w:textDirection w:val="btLr"/>
                            </w:pPr>
                            <w:r>
                              <w:rPr>
                                <w:color w:val="000000"/>
                                <w:sz w:val="32"/>
                              </w:rPr>
                              <w:t>Lorenza Rosa Pia Natale</w:t>
                            </w:r>
                            <w:r>
                              <w:rPr>
                                <w:color w:val="000000"/>
                                <w:sz w:val="32"/>
                              </w:rPr>
                              <w:tab/>
                              <w:t>0512116647</w:t>
                            </w:r>
                          </w:p>
                          <w:p w14:paraId="4C1B27BD" w14:textId="77777777" w:rsidR="00ED451B" w:rsidRDefault="00ED451B" w:rsidP="00ED451B">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38CA4DB" id="Rettangolo 48" o:spid="_x0000_s1026" style="position:absolute;margin-left:221.7pt;margin-top:6.95pt;width:304.2pt;height:22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" filled="f" stroked="f">
                <v:textbox inset="2.53958mm,1.2694mm,2.53958mm,1.2694mm">
                  <w:txbxContent>
                    <w:p w14:paraId="4E0F64B9" w14:textId="77777777" w:rsidR="00ED451B" w:rsidRDefault="00ED451B" w:rsidP="00ED451B">
                      <w:pPr>
                        <w:jc w:val="center"/>
                        <w:textDirection w:val="btLr"/>
                      </w:pPr>
                      <w:r>
                        <w:rPr>
                          <w:b/>
                          <w:color w:val="000000"/>
                          <w:sz w:val="48"/>
                        </w:rPr>
                        <w:t>Studenti:</w:t>
                      </w:r>
                    </w:p>
                    <w:p w14:paraId="3F97E46D" w14:textId="77777777" w:rsidR="00ED451B" w:rsidRDefault="00ED451B" w:rsidP="00ED451B">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t xml:space="preserve"> </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4122ED8F" w14:textId="77777777" w:rsidR="00ED451B" w:rsidRDefault="00ED451B" w:rsidP="00ED451B">
                      <w:pPr>
                        <w:textDirection w:val="btLr"/>
                      </w:pPr>
                      <w:r>
                        <w:rPr>
                          <w:color w:val="000000"/>
                          <w:sz w:val="32"/>
                        </w:rPr>
                        <w:t>Sara Meo</w:t>
                      </w:r>
                      <w:r>
                        <w:rPr>
                          <w:color w:val="000000"/>
                          <w:sz w:val="32"/>
                        </w:rPr>
                        <w:tab/>
                      </w:r>
                      <w:r>
                        <w:rPr>
                          <w:color w:val="000000"/>
                          <w:sz w:val="32"/>
                        </w:rPr>
                        <w:tab/>
                      </w:r>
                      <w:r>
                        <w:rPr>
                          <w:color w:val="000000"/>
                          <w:sz w:val="32"/>
                        </w:rPr>
                        <w:tab/>
                      </w:r>
                      <w:r>
                        <w:rPr>
                          <w:color w:val="000000"/>
                          <w:sz w:val="32"/>
                        </w:rPr>
                        <w:tab/>
                        <w:t>0512116116</w:t>
                      </w:r>
                    </w:p>
                    <w:p w14:paraId="7400571F" w14:textId="77777777" w:rsidR="00ED451B" w:rsidRDefault="00ED451B" w:rsidP="00ED451B">
                      <w:pPr>
                        <w:textDirection w:val="btLr"/>
                      </w:pPr>
                      <w:r>
                        <w:rPr>
                          <w:color w:val="000000"/>
                          <w:sz w:val="32"/>
                        </w:rPr>
                        <w:t>Lorenza Rosa Pia Natale</w:t>
                      </w:r>
                      <w:r>
                        <w:rPr>
                          <w:color w:val="000000"/>
                          <w:sz w:val="32"/>
                        </w:rPr>
                        <w:tab/>
                        <w:t>0512116647</w:t>
                      </w:r>
                    </w:p>
                    <w:p w14:paraId="4C1B27BD" w14:textId="77777777" w:rsidR="00ED451B" w:rsidRDefault="00ED451B" w:rsidP="00ED451B">
                      <w:pPr>
                        <w:jc w:val="center"/>
                        <w:textDirection w:val="btLr"/>
                      </w:pPr>
                    </w:p>
                  </w:txbxContent>
                </v:textbox>
              </v:rect>
            </w:pict>
          </mc:Fallback>
        </mc:AlternateContent>
      </w:r>
      <w:r>
        <w:rPr>
          <w:noProof/>
        </w:rPr>
        <mc:AlternateContent>
          <mc:Choice Requires="wps">
            <w:drawing>
              <wp:anchor distT="0" distB="0" distL="114300" distR="114300" simplePos="0" relativeHeight="251658241" behindDoc="0" locked="0" layoutInCell="1" hidden="0" allowOverlap="1" wp14:anchorId="0CCC3F43" wp14:editId="12A39CB3">
                <wp:simplePos x="0" y="0"/>
                <wp:positionH relativeFrom="column">
                  <wp:posOffset>-278130</wp:posOffset>
                </wp:positionH>
                <wp:positionV relativeFrom="paragraph">
                  <wp:posOffset>149225</wp:posOffset>
                </wp:positionV>
                <wp:extent cx="2568000" cy="1158240"/>
                <wp:effectExtent l="0" t="0" r="0" b="3810"/>
                <wp:wrapNone/>
                <wp:docPr id="49" name="Rettangolo 49"/>
                <wp:cNvGraphicFramePr/>
                <a:graphic xmlns:a="http://schemas.openxmlformats.org/drawingml/2006/main">
                  <a:graphicData uri="http://schemas.microsoft.com/office/word/2010/wordprocessingShape">
                    <wps:wsp>
                      <wps:cNvSpPr/>
                      <wps:spPr>
                        <a:xfrm>
                          <a:off x="0" y="0"/>
                          <a:ext cx="2568000" cy="1158240"/>
                        </a:xfrm>
                        <a:prstGeom prst="rect">
                          <a:avLst/>
                        </a:prstGeom>
                        <a:noFill/>
                        <a:ln>
                          <a:noFill/>
                        </a:ln>
                      </wps:spPr>
                      <wps:txbx>
                        <w:txbxContent>
                          <w:p w14:paraId="48D051A8" w14:textId="77777777" w:rsidR="00ED451B" w:rsidRDefault="00ED451B" w:rsidP="00ED451B">
                            <w:pPr>
                              <w:jc w:val="center"/>
                              <w:textDirection w:val="btLr"/>
                            </w:pPr>
                            <w:r>
                              <w:rPr>
                                <w:rFonts w:ascii="Times New Roman" w:eastAsia="Times New Roman" w:hAnsi="Times New Roman" w:cs="Times New Roman"/>
                                <w:b/>
                                <w:color w:val="000000"/>
                                <w:sz w:val="48"/>
                              </w:rPr>
                              <w:t>Docenti:</w:t>
                            </w:r>
                          </w:p>
                          <w:p w14:paraId="7AD96542" w14:textId="77777777" w:rsidR="00ED451B" w:rsidRDefault="00ED451B" w:rsidP="00ED451B">
                            <w:pPr>
                              <w:jc w:val="center"/>
                              <w:textDirection w:val="btLr"/>
                            </w:pPr>
                            <w:r>
                              <w:rPr>
                                <w:rFonts w:ascii="Times New Roman" w:eastAsia="Times New Roman" w:hAnsi="Times New Roman" w:cs="Times New Roman"/>
                                <w:color w:val="000000"/>
                                <w:sz w:val="36"/>
                              </w:rPr>
                              <w:t>prof. Simone Romano, prof. Giuseppe Scanniello</w:t>
                            </w:r>
                          </w:p>
                          <w:p w14:paraId="010E7CE8" w14:textId="77777777" w:rsidR="00ED451B" w:rsidRDefault="00ED451B" w:rsidP="00ED451B">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CC3F43" id="Rettangolo 49" o:spid="_x0000_s1027" style="position:absolute;margin-left:-21.9pt;margin-top:11.75pt;width:202.2pt;height:9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" filled="f" stroked="f">
                <v:textbox inset="2.53958mm,1.2694mm,2.53958mm,1.2694mm">
                  <w:txbxContent>
                    <w:p w14:paraId="48D051A8" w14:textId="77777777" w:rsidR="00ED451B" w:rsidRDefault="00ED451B" w:rsidP="00ED451B">
                      <w:pPr>
                        <w:jc w:val="center"/>
                        <w:textDirection w:val="btLr"/>
                      </w:pPr>
                      <w:r>
                        <w:rPr>
                          <w:rFonts w:ascii="Times New Roman" w:eastAsia="Times New Roman" w:hAnsi="Times New Roman" w:cs="Times New Roman"/>
                          <w:b/>
                          <w:color w:val="000000"/>
                          <w:sz w:val="48"/>
                        </w:rPr>
                        <w:t>Docenti:</w:t>
                      </w:r>
                    </w:p>
                    <w:p w14:paraId="7AD96542" w14:textId="77777777" w:rsidR="00ED451B" w:rsidRDefault="00ED451B" w:rsidP="00ED451B">
                      <w:pPr>
                        <w:jc w:val="center"/>
                        <w:textDirection w:val="btLr"/>
                      </w:pPr>
                      <w:r>
                        <w:rPr>
                          <w:rFonts w:ascii="Times New Roman" w:eastAsia="Times New Roman" w:hAnsi="Times New Roman" w:cs="Times New Roman"/>
                          <w:color w:val="000000"/>
                          <w:sz w:val="36"/>
                        </w:rPr>
                        <w:t>prof. Simone Romano, prof. Giuseppe Scanniello</w:t>
                      </w:r>
                    </w:p>
                    <w:p w14:paraId="010E7CE8" w14:textId="77777777" w:rsidR="00ED451B" w:rsidRDefault="00ED451B" w:rsidP="00ED451B">
                      <w:pPr>
                        <w:textDirection w:val="btLr"/>
                      </w:pPr>
                    </w:p>
                  </w:txbxContent>
                </v:textbox>
              </v:rect>
            </w:pict>
          </mc:Fallback>
        </mc:AlternateContent>
      </w:r>
    </w:p>
    <w:p w14:paraId="6A79906D" w14:textId="77777777" w:rsidR="00ED451B" w:rsidRDefault="00ED451B" w:rsidP="00ED451B">
      <w:pPr>
        <w:pStyle w:val="Sottotitolo"/>
        <w:jc w:val="left"/>
        <w:rPr>
          <w:b/>
          <w:i/>
        </w:rPr>
      </w:pPr>
    </w:p>
    <w:p w14:paraId="54A6A726" w14:textId="77777777" w:rsidR="00ED451B" w:rsidRDefault="00ED451B" w:rsidP="00ED451B">
      <w:pPr>
        <w:pStyle w:val="Sottotitolo"/>
        <w:jc w:val="left"/>
        <w:rPr>
          <w:b/>
          <w:i/>
        </w:rPr>
      </w:pPr>
    </w:p>
    <w:p w14:paraId="186738D2" w14:textId="77777777" w:rsidR="00ED451B" w:rsidRDefault="00ED451B" w:rsidP="00ED451B">
      <w:pPr>
        <w:pStyle w:val="Sottotitolo"/>
        <w:jc w:val="left"/>
        <w:rPr>
          <w:b/>
          <w:i/>
        </w:rPr>
      </w:pPr>
    </w:p>
    <w:p w14:paraId="4AFB85DD" w14:textId="77777777" w:rsidR="00ED451B" w:rsidRDefault="00ED451B" w:rsidP="00ED451B">
      <w:pPr>
        <w:pStyle w:val="Sottotitolo"/>
        <w:jc w:val="left"/>
        <w:rPr>
          <w:b/>
          <w:i/>
        </w:rPr>
      </w:pPr>
    </w:p>
    <w:p w14:paraId="2E4B4441" w14:textId="77777777" w:rsidR="00ED451B" w:rsidRDefault="00ED451B" w:rsidP="00ED451B">
      <w:pPr>
        <w:pStyle w:val="Sottotitolo"/>
        <w:jc w:val="left"/>
        <w:rPr>
          <w:b/>
          <w:i/>
        </w:rPr>
      </w:pPr>
    </w:p>
    <w:p w14:paraId="18864AB5" w14:textId="77777777" w:rsidR="00ED451B" w:rsidRDefault="00ED451B" w:rsidP="00ED451B">
      <w:pPr>
        <w:pStyle w:val="Sottotitolo"/>
        <w:jc w:val="left"/>
        <w:rPr>
          <w:b/>
          <w:i/>
        </w:rPr>
      </w:pPr>
    </w:p>
    <w:p w14:paraId="72ECB41A" w14:textId="77777777" w:rsidR="00ED451B" w:rsidRDefault="00ED451B" w:rsidP="00ED451B">
      <w:pPr>
        <w:pStyle w:val="Sottotitolo"/>
        <w:jc w:val="left"/>
        <w:rPr>
          <w:b/>
          <w:i/>
        </w:rPr>
      </w:pPr>
    </w:p>
    <w:p w14:paraId="7DC64C0B" w14:textId="77777777" w:rsidR="00ED451B" w:rsidRDefault="00ED451B" w:rsidP="00ED451B">
      <w:pPr>
        <w:pStyle w:val="Sottotitolo"/>
        <w:jc w:val="left"/>
        <w:rPr>
          <w:b/>
          <w:i/>
        </w:rPr>
      </w:pPr>
    </w:p>
    <w:p w14:paraId="3B6032EA" w14:textId="77777777" w:rsidR="00ED451B" w:rsidRDefault="00ED451B" w:rsidP="00ED451B">
      <w:pPr>
        <w:pStyle w:val="Sottotitolo"/>
        <w:jc w:val="left"/>
        <w:rPr>
          <w:b/>
          <w:i/>
        </w:rPr>
      </w:pPr>
    </w:p>
    <w:p w14:paraId="748E0AA7" w14:textId="77777777" w:rsidR="00ED451B" w:rsidRDefault="00ED451B" w:rsidP="00ED451B">
      <w:pPr>
        <w:pStyle w:val="Sottotitolo"/>
        <w:jc w:val="left"/>
        <w:rPr>
          <w:b/>
          <w:i/>
        </w:rPr>
      </w:pPr>
    </w:p>
    <w:p w14:paraId="083BAC19" w14:textId="77777777" w:rsidR="00ED451B" w:rsidRDefault="00ED451B" w:rsidP="00ED451B">
      <w:pPr>
        <w:pStyle w:val="Sottotitolo"/>
        <w:jc w:val="left"/>
        <w:rPr>
          <w:b/>
          <w:i/>
        </w:rPr>
      </w:pPr>
    </w:p>
    <w:p w14:paraId="7445DF45" w14:textId="77777777" w:rsidR="00ED451B" w:rsidRDefault="00ED451B" w:rsidP="00ED451B">
      <w:pPr>
        <w:pStyle w:val="Sottotitolo"/>
        <w:rPr>
          <w:i/>
          <w:sz w:val="44"/>
          <w:szCs w:val="44"/>
        </w:rPr>
      </w:pPr>
      <w:r>
        <w:rPr>
          <w:i/>
          <w:sz w:val="44"/>
          <w:szCs w:val="44"/>
        </w:rPr>
        <w:t>Anno Accademico: 2023/24</w:t>
      </w:r>
    </w:p>
    <w:p w14:paraId="37935001" w14:textId="77777777" w:rsidR="00ED451B" w:rsidRDefault="00ED451B" w:rsidP="00ED451B">
      <w:pPr>
        <w:pStyle w:val="Titolo"/>
        <w:rPr>
          <w:u w:val="single"/>
        </w:rPr>
      </w:pPr>
      <w:r>
        <w:rPr>
          <w:u w:val="single"/>
        </w:rPr>
        <w:lastRenderedPageBreak/>
        <w:t>INDICE</w:t>
      </w:r>
    </w:p>
    <w:p w14:paraId="29710C9C" w14:textId="77777777" w:rsidR="00ED451B" w:rsidRDefault="00ED451B" w:rsidP="00ED451B">
      <w:pPr>
        <w:pStyle w:val="Titolo"/>
      </w:pPr>
    </w:p>
    <w:sdt>
      <w:sdtPr>
        <w:id w:val="-17079528"/>
        <w:docPartObj>
          <w:docPartGallery w:val="Table of Contents"/>
          <w:docPartUnique/>
        </w:docPartObj>
      </w:sdtPr>
      <w:sdtEndPr/>
      <w:sdtContent>
        <w:p w14:paraId="70FD72C4" w14:textId="44FEEECA" w:rsidR="00ED451B" w:rsidRDefault="00ED451B" w:rsidP="00ED451B">
          <w:pPr>
            <w:pStyle w:val="Sommario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31423883" w:history="1">
            <w:r w:rsidRPr="009D46C0">
              <w:rPr>
                <w:rStyle w:val="Collegamentoipertestuale"/>
                <w:b/>
                <w:bCs/>
                <w:noProof/>
              </w:rPr>
              <w:t>1.  Obiettivo del progetto</w:t>
            </w:r>
            <w:r>
              <w:rPr>
                <w:noProof/>
                <w:webHidden/>
              </w:rPr>
              <w:tab/>
            </w:r>
            <w:r>
              <w:rPr>
                <w:noProof/>
                <w:webHidden/>
              </w:rPr>
              <w:fldChar w:fldCharType="begin"/>
            </w:r>
            <w:r>
              <w:rPr>
                <w:noProof/>
                <w:webHidden/>
              </w:rPr>
              <w:instrText xml:space="preserve"> PAGEREF _Toc131423883 \h </w:instrText>
            </w:r>
            <w:r>
              <w:rPr>
                <w:noProof/>
                <w:webHidden/>
              </w:rPr>
            </w:r>
            <w:r>
              <w:rPr>
                <w:noProof/>
                <w:webHidden/>
              </w:rPr>
              <w:fldChar w:fldCharType="separate"/>
            </w:r>
            <w:r w:rsidR="00EE6EB6">
              <w:rPr>
                <w:noProof/>
                <w:webHidden/>
              </w:rPr>
              <w:t>3</w:t>
            </w:r>
            <w:r>
              <w:rPr>
                <w:noProof/>
                <w:webHidden/>
              </w:rPr>
              <w:fldChar w:fldCharType="end"/>
            </w:r>
          </w:hyperlink>
        </w:p>
        <w:p w14:paraId="4628CEF3" w14:textId="392A25F9" w:rsidR="00ED451B" w:rsidRPr="009D46C0" w:rsidRDefault="00CC3AD7" w:rsidP="00ED451B">
          <w:pPr>
            <w:pStyle w:val="Sommario1"/>
            <w:rPr>
              <w:noProof/>
            </w:rPr>
          </w:pPr>
          <w:hyperlink w:anchor="_Toc131423884" w:history="1">
            <w:r w:rsidR="00ED451B" w:rsidRPr="009D46C0">
              <w:rPr>
                <w:rStyle w:val="Collegamentoipertestuale"/>
                <w:b/>
                <w:bCs/>
                <w:noProof/>
              </w:rPr>
              <w:t>2. Analisi dei competitor</w:t>
            </w:r>
            <w:r w:rsidR="00ED451B" w:rsidRPr="009D46C0">
              <w:rPr>
                <w:noProof/>
                <w:webHidden/>
              </w:rPr>
              <w:tab/>
            </w:r>
            <w:r w:rsidR="00ED451B" w:rsidRPr="009D46C0">
              <w:rPr>
                <w:noProof/>
                <w:webHidden/>
              </w:rPr>
              <w:fldChar w:fldCharType="begin"/>
            </w:r>
            <w:r w:rsidR="00ED451B" w:rsidRPr="009D46C0">
              <w:rPr>
                <w:noProof/>
                <w:webHidden/>
              </w:rPr>
              <w:instrText xml:space="preserve"> PAGEREF _Toc131423884 \h </w:instrText>
            </w:r>
            <w:r w:rsidR="00ED451B" w:rsidRPr="009D46C0">
              <w:rPr>
                <w:noProof/>
                <w:webHidden/>
              </w:rPr>
            </w:r>
            <w:r w:rsidR="00ED451B" w:rsidRPr="009D46C0">
              <w:rPr>
                <w:noProof/>
                <w:webHidden/>
              </w:rPr>
              <w:fldChar w:fldCharType="separate"/>
            </w:r>
            <w:r w:rsidR="00EE6EB6">
              <w:rPr>
                <w:noProof/>
                <w:webHidden/>
              </w:rPr>
              <w:t>3</w:t>
            </w:r>
            <w:r w:rsidR="00ED451B" w:rsidRPr="009D46C0">
              <w:rPr>
                <w:noProof/>
                <w:webHidden/>
              </w:rPr>
              <w:fldChar w:fldCharType="end"/>
            </w:r>
          </w:hyperlink>
        </w:p>
        <w:p w14:paraId="269822F6" w14:textId="77777777" w:rsidR="00ED451B" w:rsidRDefault="00ED451B" w:rsidP="00ED451B">
          <w:pPr>
            <w:pStyle w:val="Paragrafoelenco"/>
            <w:numPr>
              <w:ilvl w:val="0"/>
              <w:numId w:val="1"/>
            </w:numPr>
            <w:rPr>
              <w:noProof/>
            </w:rPr>
          </w:pPr>
          <w:r>
            <w:rPr>
              <w:noProof/>
            </w:rPr>
            <w:t>THOMANN</w:t>
          </w:r>
        </w:p>
        <w:p w14:paraId="3581F350" w14:textId="77777777" w:rsidR="00ED451B" w:rsidRDefault="00ED451B" w:rsidP="00ED451B">
          <w:pPr>
            <w:pStyle w:val="Paragrafoelenco"/>
            <w:numPr>
              <w:ilvl w:val="0"/>
              <w:numId w:val="1"/>
            </w:numPr>
            <w:rPr>
              <w:noProof/>
            </w:rPr>
          </w:pPr>
          <w:r>
            <w:rPr>
              <w:noProof/>
            </w:rPr>
            <w:t>STRUMENTIMUSICALI.NET</w:t>
          </w:r>
        </w:p>
        <w:p w14:paraId="55600387" w14:textId="77777777" w:rsidR="00ED451B" w:rsidRPr="006C5320" w:rsidRDefault="00ED451B" w:rsidP="00ED451B">
          <w:pPr>
            <w:pStyle w:val="Paragrafoelenco"/>
            <w:numPr>
              <w:ilvl w:val="0"/>
              <w:numId w:val="1"/>
            </w:numPr>
            <w:rPr>
              <w:noProof/>
            </w:rPr>
          </w:pPr>
          <w:r>
            <w:rPr>
              <w:noProof/>
            </w:rPr>
            <w:t>GEAR4MUSIC</w:t>
          </w:r>
        </w:p>
        <w:p w14:paraId="5F74261C" w14:textId="64AD0FC0" w:rsidR="00ED451B" w:rsidRPr="009D46C0" w:rsidRDefault="00CC3AD7" w:rsidP="00ED451B">
          <w:pPr>
            <w:pStyle w:val="Sommario1"/>
            <w:rPr>
              <w:rFonts w:asciiTheme="minorHAnsi" w:eastAsiaTheme="minorEastAsia" w:hAnsiTheme="minorHAnsi" w:cstheme="minorBidi"/>
              <w:noProof/>
              <w:sz w:val="22"/>
              <w:szCs w:val="22"/>
            </w:rPr>
          </w:pPr>
          <w:hyperlink w:anchor="_Toc131423885" w:history="1">
            <w:r w:rsidR="00ED451B" w:rsidRPr="009D46C0">
              <w:rPr>
                <w:rStyle w:val="Collegamentoipertestuale"/>
                <w:b/>
                <w:bCs/>
                <w:noProof/>
              </w:rPr>
              <w:t>3. Funzionalità del sito</w:t>
            </w:r>
            <w:r w:rsidR="00ED451B" w:rsidRPr="009D46C0">
              <w:rPr>
                <w:noProof/>
                <w:webHidden/>
              </w:rPr>
              <w:tab/>
            </w:r>
            <w:r w:rsidR="00ED451B" w:rsidRPr="009D46C0">
              <w:rPr>
                <w:noProof/>
                <w:webHidden/>
              </w:rPr>
              <w:fldChar w:fldCharType="begin"/>
            </w:r>
            <w:r w:rsidR="00ED451B" w:rsidRPr="009D46C0">
              <w:rPr>
                <w:noProof/>
                <w:webHidden/>
              </w:rPr>
              <w:instrText xml:space="preserve"> PAGEREF _Toc131423885 \h </w:instrText>
            </w:r>
            <w:r w:rsidR="00ED451B" w:rsidRPr="009D46C0">
              <w:rPr>
                <w:noProof/>
                <w:webHidden/>
              </w:rPr>
            </w:r>
            <w:r w:rsidR="00ED451B" w:rsidRPr="009D46C0">
              <w:rPr>
                <w:noProof/>
                <w:webHidden/>
              </w:rPr>
              <w:fldChar w:fldCharType="separate"/>
            </w:r>
            <w:r w:rsidR="00EE6EB6">
              <w:rPr>
                <w:noProof/>
                <w:webHidden/>
              </w:rPr>
              <w:t>7</w:t>
            </w:r>
            <w:r w:rsidR="00ED451B" w:rsidRPr="009D46C0">
              <w:rPr>
                <w:noProof/>
                <w:webHidden/>
              </w:rPr>
              <w:fldChar w:fldCharType="end"/>
            </w:r>
          </w:hyperlink>
        </w:p>
        <w:p w14:paraId="05E6F8BC" w14:textId="77777777" w:rsidR="00ED451B" w:rsidRDefault="00ED451B" w:rsidP="00ED451B">
          <w:pPr>
            <w:pStyle w:val="Sommario1"/>
            <w:numPr>
              <w:ilvl w:val="0"/>
              <w:numId w:val="3"/>
            </w:numPr>
            <w:tabs>
              <w:tab w:val="right" w:pos="9622"/>
            </w:tabs>
          </w:pPr>
          <w:r>
            <w:fldChar w:fldCharType="end"/>
          </w:r>
          <w:r>
            <w:t>Funzioni lato amministrativo</w:t>
          </w:r>
        </w:p>
        <w:p w14:paraId="08E101BE" w14:textId="77777777" w:rsidR="00ED451B" w:rsidRDefault="00ED451B" w:rsidP="00ED451B">
          <w:pPr>
            <w:pStyle w:val="Sommario1"/>
            <w:numPr>
              <w:ilvl w:val="0"/>
              <w:numId w:val="3"/>
            </w:numPr>
            <w:tabs>
              <w:tab w:val="right" w:pos="9622"/>
            </w:tabs>
          </w:pPr>
          <w:r>
            <w:t>Funzioni lato utente</w:t>
          </w:r>
        </w:p>
        <w:p w14:paraId="3B0C8767" w14:textId="77777777" w:rsidR="00ED451B" w:rsidRDefault="00ED451B" w:rsidP="00ED451B">
          <w:pPr>
            <w:pStyle w:val="Paragrafoelenco"/>
            <w:numPr>
              <w:ilvl w:val="0"/>
              <w:numId w:val="2"/>
            </w:numPr>
          </w:pPr>
          <w:r>
            <w:t>Funzioni lato guest</w:t>
          </w:r>
        </w:p>
      </w:sdtContent>
    </w:sdt>
    <w:p w14:paraId="6AB348CA" w14:textId="77777777" w:rsidR="00ED451B" w:rsidRDefault="00ED451B" w:rsidP="00ED451B">
      <w:pPr>
        <w:rPr>
          <w:rFonts w:ascii="Times New Roman" w:eastAsia="Times New Roman" w:hAnsi="Times New Roman" w:cs="Times New Roman"/>
        </w:rPr>
      </w:pPr>
      <w:r>
        <w:br w:type="page"/>
      </w:r>
    </w:p>
    <w:p w14:paraId="7AFC6D6F" w14:textId="77777777" w:rsidR="00ED451B" w:rsidRDefault="00ED451B" w:rsidP="00ED451B">
      <w:pPr>
        <w:rPr>
          <w:rFonts w:ascii="Times New Roman" w:eastAsia="Times New Roman" w:hAnsi="Times New Roman" w:cs="Times New Roman"/>
        </w:rPr>
      </w:pPr>
    </w:p>
    <w:p w14:paraId="40FF256C" w14:textId="77777777" w:rsidR="00ED451B" w:rsidRDefault="00ED451B" w:rsidP="00ED451B">
      <w:pPr>
        <w:pStyle w:val="Titolo"/>
      </w:pPr>
      <w:r>
        <w:t>Soundia</w:t>
      </w:r>
    </w:p>
    <w:p w14:paraId="174B81DE" w14:textId="77777777" w:rsidR="00ED451B" w:rsidRDefault="00ED451B" w:rsidP="00ED451B">
      <w:pPr>
        <w:rPr>
          <w:rFonts w:ascii="Times New Roman" w:eastAsia="Times New Roman" w:hAnsi="Times New Roman" w:cs="Times New Roman"/>
          <w:b/>
        </w:rPr>
      </w:pPr>
    </w:p>
    <w:p w14:paraId="46C1EF20" w14:textId="77777777" w:rsidR="00ED451B" w:rsidRDefault="00ED451B" w:rsidP="00ED451B">
      <w:pPr>
        <w:rPr>
          <w:rFonts w:ascii="Times New Roman" w:eastAsia="Times New Roman" w:hAnsi="Times New Roman" w:cs="Times New Roman"/>
          <w:b/>
        </w:rPr>
      </w:pPr>
    </w:p>
    <w:p w14:paraId="18FF716C" w14:textId="77777777" w:rsidR="00ED451B" w:rsidRDefault="00ED451B" w:rsidP="00ED451B">
      <w:pPr>
        <w:pStyle w:val="Titolo1"/>
        <w:rPr>
          <w:rFonts w:ascii="Times New Roman" w:hAnsi="Times New Roman"/>
        </w:rPr>
      </w:pPr>
    </w:p>
    <w:p w14:paraId="1AAF0B10" w14:textId="77777777" w:rsidR="00ED451B" w:rsidRDefault="00ED451B" w:rsidP="00ED451B">
      <w:pPr>
        <w:pStyle w:val="Titolo1"/>
      </w:pPr>
      <w:bookmarkStart w:id="0" w:name="_Toc131423883"/>
      <w:r>
        <w:t>1.  Obiettivo del progetto</w:t>
      </w:r>
      <w:bookmarkEnd w:id="0"/>
    </w:p>
    <w:p w14:paraId="48481B96" w14:textId="77777777" w:rsidR="00ED451B" w:rsidRPr="00661FBA" w:rsidRDefault="00ED451B" w:rsidP="00ED451B">
      <w:pPr>
        <w:rPr>
          <w:rFonts w:asciiTheme="minorHAnsi" w:eastAsia="Times New Roman" w:hAnsiTheme="minorHAnsi" w:cs="Times New Roman"/>
        </w:rPr>
      </w:pPr>
      <w:r w:rsidRPr="00661FBA">
        <w:rPr>
          <w:rFonts w:asciiTheme="minorHAnsi" w:eastAsia="Times New Roman" w:hAnsiTheme="minorHAnsi" w:cs="Times New Roman"/>
        </w:rPr>
        <w:t>Soundia è una piattaforma e-commerce di strumenti musicali, sulla quale è possibile acquistare o visionare i prodotti di interesse. È fornito di un catalogo, suddiviso secondo la tipologia di strumenti, accessori, interfacce audio, attrezzature e software. È possibile trovare all’interno dello store tutte le varie tipologie di strumenti: tastiere, pianoforti, strumenti a corde, a fiato, percussioni e archi. Allo scopo di coinvolgere sia utenti che utilizzano smartphone sia utenti che</w:t>
      </w:r>
    </w:p>
    <w:p w14:paraId="11571ADE" w14:textId="77777777" w:rsidR="00ED451B" w:rsidRPr="00661FBA" w:rsidRDefault="00ED451B" w:rsidP="00ED451B">
      <w:pPr>
        <w:rPr>
          <w:rFonts w:asciiTheme="minorHAnsi" w:eastAsia="Times New Roman" w:hAnsiTheme="minorHAnsi" w:cs="Times New Roman"/>
        </w:rPr>
      </w:pPr>
      <w:r w:rsidRPr="00661FBA">
        <w:rPr>
          <w:rFonts w:asciiTheme="minorHAnsi" w:eastAsia="Times New Roman" w:hAnsiTheme="minorHAnsi" w:cs="Times New Roman"/>
        </w:rPr>
        <w:t>utilizzano computer, il sito web è strutturato in modo responsive.</w:t>
      </w:r>
    </w:p>
    <w:p w14:paraId="55AE742A" w14:textId="77777777" w:rsidR="00ED451B" w:rsidRDefault="00ED451B" w:rsidP="00ED451B">
      <w:pPr>
        <w:rPr>
          <w:ins w:id="1" w:author="{ABE903D6-88D8-408B-8533-BC6E70739CD4}" w:date="2024-03-29T12:33:00Z"/>
          <w:rFonts w:ascii="Times New Roman" w:eastAsia="Times New Roman" w:hAnsi="Times New Roman" w:cs="Times New Roman"/>
        </w:rPr>
      </w:pPr>
    </w:p>
    <w:p w14:paraId="20AB4DF8" w14:textId="77777777" w:rsidR="00ED451B" w:rsidRDefault="00ED451B" w:rsidP="00ED451B">
      <w:pPr>
        <w:rPr>
          <w:rFonts w:ascii="Times New Roman" w:eastAsia="Times New Roman" w:hAnsi="Times New Roman" w:cs="Times New Roman"/>
        </w:rPr>
      </w:pPr>
    </w:p>
    <w:p w14:paraId="66DAED58" w14:textId="77777777" w:rsidR="00ED451B" w:rsidRDefault="00ED451B" w:rsidP="00ED451B">
      <w:pPr>
        <w:pStyle w:val="Titolo1"/>
      </w:pPr>
      <w:bookmarkStart w:id="2" w:name="_Toc131423884"/>
      <w:r>
        <w:t>2. Analisi dei competitor</w:t>
      </w:r>
      <w:bookmarkEnd w:id="2"/>
    </w:p>
    <w:p w14:paraId="77D04965" w14:textId="77777777" w:rsidR="00ED451B" w:rsidRDefault="00ED451B" w:rsidP="00ED451B">
      <w:pPr>
        <w:pStyle w:val="Paragrafoelenco"/>
        <w:numPr>
          <w:ilvl w:val="0"/>
          <w:numId w:val="2"/>
        </w:numPr>
        <w:rPr>
          <w:b/>
          <w:bCs/>
          <w:lang w:val="en-US"/>
        </w:rPr>
      </w:pPr>
      <w:r w:rsidRPr="00E40E12">
        <w:rPr>
          <w:b/>
          <w:bCs/>
          <w:lang w:val="en-US"/>
        </w:rPr>
        <w:t>THOMANN (</w:t>
      </w:r>
      <w:hyperlink r:id="rId10" w:history="1">
        <w:r w:rsidRPr="00EF6038">
          <w:rPr>
            <w:rStyle w:val="Collegamentoipertestuale"/>
            <w:lang w:val="en-US"/>
          </w:rPr>
          <w:t>https://www.thomann.de/it/index.html</w:t>
        </w:r>
      </w:hyperlink>
      <w:r w:rsidRPr="00FE3C28">
        <w:rPr>
          <w:b/>
          <w:bCs/>
          <w:lang w:val="en-US"/>
        </w:rPr>
        <w:t>)</w:t>
      </w:r>
      <w:r>
        <w:rPr>
          <w:b/>
          <w:bCs/>
          <w:lang w:val="en-US"/>
        </w:rPr>
        <w:t xml:space="preserve"> </w:t>
      </w:r>
    </w:p>
    <w:p w14:paraId="0C9C8E46" w14:textId="77777777" w:rsidR="00ED451B" w:rsidRPr="008820E5" w:rsidRDefault="00ED451B" w:rsidP="00ED451B">
      <w:pPr>
        <w:rPr>
          <w:b/>
          <w:lang w:val="en-US"/>
        </w:rPr>
      </w:pPr>
    </w:p>
    <w:p w14:paraId="6D0ABA2A" w14:textId="77777777" w:rsidR="00ED451B" w:rsidRPr="00E40E12" w:rsidRDefault="00ED451B" w:rsidP="00ED451B">
      <w:pPr>
        <w:pStyle w:val="Paragrafoelenco"/>
        <w:jc w:val="center"/>
        <w:rPr>
          <w:b/>
          <w:lang w:val="en-US"/>
        </w:rPr>
      </w:pPr>
      <w:r>
        <w:rPr>
          <w:b/>
          <w:noProof/>
          <w:lang w:val="en-US"/>
        </w:rPr>
        <w:drawing>
          <wp:inline distT="0" distB="0" distL="0" distR="0" wp14:anchorId="29BF2AB6" wp14:editId="25D65DFD">
            <wp:extent cx="5690912" cy="2964180"/>
            <wp:effectExtent l="0" t="0" r="5080" b="7620"/>
            <wp:docPr id="677563753" name="Immagine 1" descr="Immagine che contiene testo, schermata,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63753" name="Immagine 1" descr="Immagine che contiene testo, schermata, software, Sito Web&#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912" cy="2964180"/>
                    </a:xfrm>
                    <a:prstGeom prst="rect">
                      <a:avLst/>
                    </a:prstGeom>
                  </pic:spPr>
                </pic:pic>
              </a:graphicData>
            </a:graphic>
          </wp:inline>
        </w:drawing>
      </w:r>
    </w:p>
    <w:p w14:paraId="4F94D9F0" w14:textId="77777777" w:rsidR="00ED451B" w:rsidRDefault="00ED451B" w:rsidP="00ED451B"/>
    <w:p w14:paraId="1C79AF9F" w14:textId="77777777" w:rsidR="00ED451B" w:rsidRDefault="00ED451B" w:rsidP="00ED451B"/>
    <w:p w14:paraId="03531BAA" w14:textId="77777777" w:rsidR="00ED451B" w:rsidRDefault="00ED451B" w:rsidP="00ED451B">
      <w:pPr>
        <w:ind w:left="720"/>
      </w:pPr>
      <w:proofErr w:type="spellStart"/>
      <w:r w:rsidRPr="0094754C">
        <w:t>Th</w:t>
      </w:r>
      <w:r>
        <w:t>omann</w:t>
      </w:r>
      <w:proofErr w:type="spellEnd"/>
      <w:r>
        <w:t xml:space="preserve"> è un sito tedesco che effettua spedizioni internazionali, quindi anche in Italia. Il sito si presenta con una interfaccia composta da un banner orizzontale che occupa l’intera interfaccia, mostrando le varie categorie di strumenti, i servizi che offre e le top seller. Inoltre, vi è la possibilità di visionare le offerte e le news del sito. </w:t>
      </w:r>
    </w:p>
    <w:p w14:paraId="26590560" w14:textId="77777777" w:rsidR="00ED451B" w:rsidRDefault="00ED451B" w:rsidP="00ED451B">
      <w:pPr>
        <w:ind w:left="720"/>
      </w:pPr>
      <w:r>
        <w:t xml:space="preserve"> In alto troviamo il menù che offre una vasta scelta di strumenti musicali e una barra di ricerca avanzata per ricercare il prodotto desiderato. </w:t>
      </w:r>
    </w:p>
    <w:p w14:paraId="40300BB2" w14:textId="77777777" w:rsidR="00ED451B" w:rsidRDefault="00ED451B" w:rsidP="00ED451B">
      <w:pPr>
        <w:ind w:left="720"/>
      </w:pPr>
      <w:r>
        <w:t xml:space="preserve">In alto a destra troviamo la possibilità di accedere all’area utente e al tipo di lingua desiderato, oltre al carrello e alla lista dei prodotti preferiti. </w:t>
      </w:r>
    </w:p>
    <w:p w14:paraId="0E3D71A7" w14:textId="77777777" w:rsidR="00ED451B" w:rsidRDefault="00ED451B" w:rsidP="00ED451B">
      <w:pPr>
        <w:ind w:left="720"/>
      </w:pPr>
      <w:r>
        <w:t>All’utente registrato è data la possibilità di vedere la lista degli ordini e i prodotti selezionati.</w:t>
      </w:r>
    </w:p>
    <w:p w14:paraId="663DB9CE" w14:textId="77777777" w:rsidR="00ED451B" w:rsidRDefault="00ED451B" w:rsidP="00ED451B">
      <w:pPr>
        <w:ind w:left="720"/>
      </w:pPr>
    </w:p>
    <w:p w14:paraId="690DFF22" w14:textId="77777777" w:rsidR="00ED451B" w:rsidRDefault="00ED451B" w:rsidP="00ED451B">
      <w:pPr>
        <w:ind w:left="720"/>
      </w:pPr>
      <w:r>
        <w:lastRenderedPageBreak/>
        <w:t>Per ogni prodotto in vendita è presente una pagina con una descrizione dello strumento o del software e la possibilità di aggiungerlo al carrello.  Oltre alla descrizione, è presente la possibilità di ascoltare lo strumento nei vari generi musicali.</w:t>
      </w:r>
    </w:p>
    <w:p w14:paraId="59019963" w14:textId="77777777" w:rsidR="00ED451B" w:rsidRDefault="00ED451B" w:rsidP="00ED451B">
      <w:pPr>
        <w:ind w:left="720"/>
      </w:pPr>
    </w:p>
    <w:p w14:paraId="2D66433B" w14:textId="77777777" w:rsidR="00ED451B" w:rsidRDefault="00ED451B" w:rsidP="00ED451B"/>
    <w:p w14:paraId="472E0739" w14:textId="77777777" w:rsidR="00ED451B" w:rsidRDefault="00ED451B" w:rsidP="00ED451B">
      <w:pPr>
        <w:jc w:val="center"/>
      </w:pPr>
      <w:r>
        <w:rPr>
          <w:noProof/>
        </w:rPr>
        <w:drawing>
          <wp:inline distT="0" distB="0" distL="0" distR="0" wp14:anchorId="2BE06C88" wp14:editId="5BB06B08">
            <wp:extent cx="5488750" cy="2799080"/>
            <wp:effectExtent l="0" t="0" r="0" b="1270"/>
            <wp:docPr id="1793659145" name="Immagine 4" descr="Immagine che contiene testo, Strumento musicale, chitar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59145" name="Immagine 4" descr="Immagine che contiene testo, Strumento musicale, chitarra, schermat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2769" cy="2801130"/>
                    </a:xfrm>
                    <a:prstGeom prst="rect">
                      <a:avLst/>
                    </a:prstGeom>
                  </pic:spPr>
                </pic:pic>
              </a:graphicData>
            </a:graphic>
          </wp:inline>
        </w:drawing>
      </w:r>
    </w:p>
    <w:p w14:paraId="4BD7F8E9" w14:textId="77777777" w:rsidR="00ED451B" w:rsidRDefault="00ED451B" w:rsidP="00ED451B"/>
    <w:p w14:paraId="3774EF5E" w14:textId="77777777" w:rsidR="00ED451B" w:rsidRDefault="00ED451B" w:rsidP="00ED451B"/>
    <w:p w14:paraId="1C0FB222" w14:textId="77777777" w:rsidR="00ED451B" w:rsidRDefault="00ED451B" w:rsidP="00ED451B"/>
    <w:p w14:paraId="213172AF" w14:textId="77777777" w:rsidR="00ED451B" w:rsidRPr="00C57DAB" w:rsidRDefault="00ED451B" w:rsidP="00ED451B">
      <w:pPr>
        <w:jc w:val="center"/>
      </w:pPr>
      <w:r>
        <w:rPr>
          <w:noProof/>
        </w:rPr>
        <w:drawing>
          <wp:inline distT="0" distB="0" distL="0" distR="0" wp14:anchorId="1A06F2A4" wp14:editId="1797442A">
            <wp:extent cx="4263785" cy="3208020"/>
            <wp:effectExtent l="0" t="0" r="3810" b="0"/>
            <wp:docPr id="1882543746" name="Immagine 5"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3746" name="Immagine 5" descr="Immagine che contiene testo, schermata, documento, Caratte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7155" cy="3225603"/>
                    </a:xfrm>
                    <a:prstGeom prst="rect">
                      <a:avLst/>
                    </a:prstGeom>
                  </pic:spPr>
                </pic:pic>
              </a:graphicData>
            </a:graphic>
          </wp:inline>
        </w:drawing>
      </w:r>
    </w:p>
    <w:p w14:paraId="01095D20" w14:textId="77777777" w:rsidR="00ED451B" w:rsidRDefault="00ED451B" w:rsidP="00ED451B">
      <w:pPr>
        <w:pStyle w:val="Paragrafoelenco"/>
        <w:rPr>
          <w:rFonts w:asciiTheme="minorHAnsi" w:hAnsiTheme="minorHAnsi"/>
          <w:b/>
          <w:lang w:val="en-US"/>
        </w:rPr>
      </w:pPr>
    </w:p>
    <w:p w14:paraId="5F4634EB" w14:textId="77777777" w:rsidR="00ED451B" w:rsidRDefault="00ED451B" w:rsidP="00ED451B">
      <w:pPr>
        <w:pStyle w:val="Paragrafoelenco"/>
        <w:rPr>
          <w:rFonts w:asciiTheme="minorHAnsi" w:hAnsiTheme="minorHAnsi"/>
          <w:b/>
          <w:lang w:val="en-US"/>
        </w:rPr>
      </w:pPr>
    </w:p>
    <w:p w14:paraId="2369003A" w14:textId="77777777" w:rsidR="00ED451B" w:rsidRDefault="00ED451B" w:rsidP="00ED451B">
      <w:pPr>
        <w:pStyle w:val="Paragrafoelenco"/>
        <w:rPr>
          <w:rFonts w:asciiTheme="minorHAnsi" w:hAnsiTheme="minorHAnsi"/>
          <w:b/>
          <w:lang w:val="en-US"/>
        </w:rPr>
      </w:pPr>
    </w:p>
    <w:p w14:paraId="0E3A82BF" w14:textId="77777777" w:rsidR="00ED451B" w:rsidRPr="00EF6038" w:rsidRDefault="00ED451B" w:rsidP="00ED451B">
      <w:pPr>
        <w:pStyle w:val="Paragrafoelenco"/>
        <w:numPr>
          <w:ilvl w:val="0"/>
          <w:numId w:val="2"/>
        </w:numPr>
        <w:rPr>
          <w:rFonts w:asciiTheme="minorHAnsi" w:hAnsiTheme="minorHAnsi"/>
          <w:b/>
          <w:bCs/>
          <w:lang w:val="en-US"/>
        </w:rPr>
      </w:pPr>
      <w:r w:rsidRPr="00EF6038">
        <w:rPr>
          <w:rFonts w:asciiTheme="minorHAnsi" w:hAnsiTheme="minorHAnsi"/>
          <w:b/>
          <w:bCs/>
          <w:lang w:val="en-US"/>
        </w:rPr>
        <w:t>STRUMENTIMUSICALI.NET (</w:t>
      </w:r>
      <w:hyperlink r:id="rId14" w:history="1">
        <w:r w:rsidRPr="00EF6038">
          <w:rPr>
            <w:rStyle w:val="Collegamentoipertestuale"/>
            <w:rFonts w:asciiTheme="minorHAnsi" w:hAnsiTheme="minorHAnsi"/>
            <w:lang w:val="en-US"/>
          </w:rPr>
          <w:t>https://www.strumentimusicali.net/</w:t>
        </w:r>
      </w:hyperlink>
      <w:r w:rsidRPr="00EF6038">
        <w:rPr>
          <w:rFonts w:asciiTheme="minorHAnsi" w:hAnsiTheme="minorHAnsi"/>
          <w:b/>
          <w:bCs/>
          <w:lang w:val="en-US"/>
        </w:rPr>
        <w:t>)</w:t>
      </w:r>
    </w:p>
    <w:p w14:paraId="75B68C69" w14:textId="77777777" w:rsidR="00ED451B" w:rsidRDefault="00ED451B" w:rsidP="00ED451B">
      <w:pPr>
        <w:ind w:left="720"/>
      </w:pPr>
    </w:p>
    <w:p w14:paraId="77358CBB" w14:textId="77777777" w:rsidR="00ED451B" w:rsidRDefault="00ED451B" w:rsidP="00ED451B">
      <w:pPr>
        <w:ind w:left="720"/>
      </w:pPr>
      <w:r>
        <w:t xml:space="preserve">Si tratta dell’e-commerce italiano più famoso. </w:t>
      </w:r>
    </w:p>
    <w:p w14:paraId="5C64D40C" w14:textId="77777777" w:rsidR="00ED451B" w:rsidRDefault="00ED451B" w:rsidP="00ED451B">
      <w:pPr>
        <w:ind w:left="720"/>
      </w:pPr>
      <w:r>
        <w:t xml:space="preserve"> L’interfaccia si presenta con uno slideshow centrale che mostra i vari prodotti del sito e i servizi offerti, in più la possibilità di visionare gli articoli in evidenza. </w:t>
      </w:r>
    </w:p>
    <w:p w14:paraId="2327C2C7" w14:textId="77777777" w:rsidR="00ED451B" w:rsidRDefault="00ED451B" w:rsidP="00ED451B">
      <w:pPr>
        <w:ind w:left="720"/>
      </w:pPr>
      <w:r>
        <w:lastRenderedPageBreak/>
        <w:t>In alto troviamo il menù con i vari prodotti offerti e a destra la lista dei preferiti e l’area di login.</w:t>
      </w:r>
    </w:p>
    <w:p w14:paraId="47680DC8" w14:textId="77777777" w:rsidR="00ED451B" w:rsidRDefault="00ED451B" w:rsidP="00ED451B">
      <w:pPr>
        <w:ind w:left="720"/>
      </w:pPr>
    </w:p>
    <w:p w14:paraId="7DE5820D" w14:textId="77777777" w:rsidR="00ED451B" w:rsidRPr="00CC23B8" w:rsidRDefault="00ED451B" w:rsidP="00ED451B">
      <w:pPr>
        <w:pStyle w:val="Paragrafoelenco"/>
        <w:jc w:val="center"/>
        <w:rPr>
          <w:rFonts w:asciiTheme="minorHAnsi" w:hAnsiTheme="minorHAnsi"/>
          <w:b/>
          <w:lang w:val="en-US"/>
        </w:rPr>
      </w:pPr>
      <w:r>
        <w:rPr>
          <w:rFonts w:asciiTheme="minorHAnsi" w:hAnsiTheme="minorHAnsi"/>
          <w:b/>
          <w:noProof/>
          <w:lang w:val="en-US"/>
        </w:rPr>
        <w:drawing>
          <wp:inline distT="0" distB="0" distL="0" distR="0" wp14:anchorId="211EB6C8" wp14:editId="5E99FC2C">
            <wp:extent cx="5045224" cy="3268980"/>
            <wp:effectExtent l="0" t="0" r="3175" b="7620"/>
            <wp:docPr id="1397852858" name="Immagine 6" descr="Immagine che contiene testo, schermata, uomo,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52858" name="Immagine 6" descr="Immagine che contiene testo, schermata, uomo, Viso uman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6238" cy="3276117"/>
                    </a:xfrm>
                    <a:prstGeom prst="rect">
                      <a:avLst/>
                    </a:prstGeom>
                  </pic:spPr>
                </pic:pic>
              </a:graphicData>
            </a:graphic>
          </wp:inline>
        </w:drawing>
      </w:r>
    </w:p>
    <w:p w14:paraId="68BB291A" w14:textId="77777777" w:rsidR="00ED451B" w:rsidRDefault="00ED451B" w:rsidP="00ED451B">
      <w:pPr>
        <w:pStyle w:val="Paragrafoelenco"/>
        <w:rPr>
          <w:rFonts w:asciiTheme="minorHAnsi" w:hAnsiTheme="minorHAnsi"/>
          <w:b/>
          <w:lang w:val="en-US"/>
        </w:rPr>
      </w:pPr>
    </w:p>
    <w:p w14:paraId="6F24B85D" w14:textId="77777777" w:rsidR="00ED451B" w:rsidRDefault="00ED451B" w:rsidP="00ED451B">
      <w:pPr>
        <w:pStyle w:val="Paragrafoelenco"/>
        <w:rPr>
          <w:rFonts w:asciiTheme="minorHAnsi" w:hAnsiTheme="minorHAnsi"/>
          <w:b/>
          <w:lang w:val="en-US"/>
        </w:rPr>
      </w:pPr>
    </w:p>
    <w:p w14:paraId="6EC1B388" w14:textId="77777777" w:rsidR="00ED451B" w:rsidRDefault="00ED451B" w:rsidP="00ED451B">
      <w:pPr>
        <w:pStyle w:val="Paragrafoelenco"/>
      </w:pPr>
      <w:r>
        <w:t xml:space="preserve">In questo caso si può effettuare un acquisto anche senza essere registrati. </w:t>
      </w:r>
    </w:p>
    <w:p w14:paraId="18114A0A" w14:textId="77777777" w:rsidR="00ED451B" w:rsidRDefault="00ED451B" w:rsidP="00ED451B">
      <w:pPr>
        <w:pStyle w:val="Paragrafoelenco"/>
      </w:pPr>
      <w:r>
        <w:t xml:space="preserve">La sezione di ricerca avanzata permette di applicare dei filtri per marche, categorie, disponibilità, prezzo e offerte. </w:t>
      </w:r>
    </w:p>
    <w:p w14:paraId="6A522F2E" w14:textId="77777777" w:rsidR="00ED451B" w:rsidRDefault="00ED451B" w:rsidP="00ED451B">
      <w:pPr>
        <w:pStyle w:val="Paragrafoelenco"/>
      </w:pPr>
      <w:r>
        <w:t>Anche qui una volta selezionato il prodotto, è possibile aggiungerlo al carrello senza effettuare l’accesso all’area utente.</w:t>
      </w:r>
    </w:p>
    <w:p w14:paraId="6DE8F7D6" w14:textId="77777777" w:rsidR="00ED451B" w:rsidRDefault="00ED451B" w:rsidP="00ED451B">
      <w:pPr>
        <w:pStyle w:val="Paragrafoelenco"/>
      </w:pPr>
      <w:r>
        <w:t xml:space="preserve">Una volta selezionato il prodotto, si avrà accesso all’interfaccia che lo mostra e ad una sua descrizione. </w:t>
      </w:r>
    </w:p>
    <w:p w14:paraId="1D78BDD0" w14:textId="77777777" w:rsidR="00ED451B" w:rsidRDefault="00ED451B" w:rsidP="00ED451B">
      <w:pPr>
        <w:pStyle w:val="Paragrafoelenco"/>
      </w:pPr>
    </w:p>
    <w:p w14:paraId="3C168BC9" w14:textId="77777777" w:rsidR="00ED451B" w:rsidRDefault="00ED451B" w:rsidP="00ED451B">
      <w:pPr>
        <w:pStyle w:val="Paragrafoelenco"/>
      </w:pPr>
    </w:p>
    <w:p w14:paraId="47FD72D7" w14:textId="77777777" w:rsidR="00ED451B" w:rsidRDefault="00ED451B" w:rsidP="00ED451B">
      <w:pPr>
        <w:pStyle w:val="Paragrafoelenco"/>
        <w:jc w:val="center"/>
      </w:pPr>
      <w:r>
        <w:rPr>
          <w:noProof/>
        </w:rPr>
        <w:drawing>
          <wp:inline distT="0" distB="0" distL="0" distR="0" wp14:anchorId="4A020494" wp14:editId="4A768439">
            <wp:extent cx="5659474" cy="3162300"/>
            <wp:effectExtent l="0" t="0" r="0" b="0"/>
            <wp:docPr id="1545822992" name="Immagine 7" descr="Immagine che contiene testo, Strumento musicale, music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2992" name="Immagine 7" descr="Immagine che contiene testo, Strumento musicale, musica,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6865" cy="3188780"/>
                    </a:xfrm>
                    <a:prstGeom prst="rect">
                      <a:avLst/>
                    </a:prstGeom>
                  </pic:spPr>
                </pic:pic>
              </a:graphicData>
            </a:graphic>
          </wp:inline>
        </w:drawing>
      </w:r>
    </w:p>
    <w:p w14:paraId="612B6D42" w14:textId="77777777" w:rsidR="00ED451B" w:rsidRDefault="00ED451B" w:rsidP="00ED451B">
      <w:pPr>
        <w:pStyle w:val="Paragrafoelenco"/>
        <w:jc w:val="center"/>
      </w:pPr>
      <w:r>
        <w:rPr>
          <w:noProof/>
        </w:rPr>
        <w:lastRenderedPageBreak/>
        <w:drawing>
          <wp:inline distT="0" distB="0" distL="0" distR="0" wp14:anchorId="3FBB4C1C" wp14:editId="0F639A01">
            <wp:extent cx="5411413" cy="2895600"/>
            <wp:effectExtent l="0" t="0" r="0" b="0"/>
            <wp:docPr id="1686265349" name="Immagine 8"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65349" name="Immagine 8" descr="Immagine che contiene testo, Viso umano, schermata, person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5526" cy="2908502"/>
                    </a:xfrm>
                    <a:prstGeom prst="rect">
                      <a:avLst/>
                    </a:prstGeom>
                  </pic:spPr>
                </pic:pic>
              </a:graphicData>
            </a:graphic>
          </wp:inline>
        </w:drawing>
      </w:r>
    </w:p>
    <w:p w14:paraId="5A0B5DEF" w14:textId="77777777" w:rsidR="00ED451B" w:rsidRPr="00BE17AE" w:rsidRDefault="00ED451B" w:rsidP="00ED451B">
      <w:pPr>
        <w:rPr>
          <w:b/>
          <w:bCs/>
        </w:rPr>
      </w:pPr>
    </w:p>
    <w:p w14:paraId="011F7551" w14:textId="77777777" w:rsidR="00ED451B" w:rsidRPr="00BE17AE" w:rsidRDefault="00ED451B" w:rsidP="00ED451B">
      <w:pPr>
        <w:rPr>
          <w:b/>
          <w:bCs/>
        </w:rPr>
      </w:pPr>
    </w:p>
    <w:p w14:paraId="2EE44F96" w14:textId="77777777" w:rsidR="00ED451B" w:rsidRPr="00594887" w:rsidRDefault="00ED451B" w:rsidP="00ED451B">
      <w:pPr>
        <w:pStyle w:val="messagelistitem050f9"/>
        <w:shd w:val="clear" w:color="auto" w:fill="FFFFFF"/>
        <w:spacing w:before="0" w:beforeAutospacing="0" w:after="0" w:afterAutospacing="0"/>
        <w:textAlignment w:val="baseline"/>
        <w:rPr>
          <w:rFonts w:asciiTheme="minorHAnsi" w:hAnsiTheme="minorHAnsi" w:cs="Noto Sans"/>
          <w:color w:val="000000"/>
          <w:lang w:val="en-US"/>
        </w:rPr>
      </w:pPr>
    </w:p>
    <w:p w14:paraId="07CDF8F3" w14:textId="77777777" w:rsidR="00ED451B" w:rsidRPr="00EF6038" w:rsidRDefault="00ED451B" w:rsidP="00ED451B">
      <w:pPr>
        <w:pStyle w:val="messagelistitem050f9"/>
        <w:numPr>
          <w:ilvl w:val="0"/>
          <w:numId w:val="2"/>
        </w:numPr>
        <w:shd w:val="clear" w:color="auto" w:fill="FFFFFF"/>
        <w:spacing w:before="0" w:beforeAutospacing="0" w:after="0" w:afterAutospacing="0"/>
        <w:textAlignment w:val="baseline"/>
        <w:rPr>
          <w:rFonts w:asciiTheme="minorHAnsi" w:hAnsiTheme="minorHAnsi" w:cs="Noto Sans"/>
          <w:color w:val="000000"/>
          <w:lang w:val="en-US"/>
        </w:rPr>
      </w:pPr>
      <w:r w:rsidRPr="00EF6038">
        <w:rPr>
          <w:rFonts w:asciiTheme="minorHAnsi" w:hAnsiTheme="minorHAnsi"/>
          <w:b/>
          <w:bCs/>
          <w:lang w:val="en-US"/>
        </w:rPr>
        <w:t>GEAR4MUSIC (</w:t>
      </w:r>
      <w:hyperlink r:id="rId18" w:tgtFrame="_blank" w:tooltip="https://www.gear4music.it/it/" w:history="1">
        <w:r w:rsidRPr="00EF6038">
          <w:rPr>
            <w:rStyle w:val="Collegamentoipertestuale"/>
            <w:rFonts w:asciiTheme="minorHAnsi" w:hAnsiTheme="minorHAnsi" w:cs="Noto Sans"/>
            <w:color w:val="0070C0"/>
            <w:bdr w:val="none" w:sz="0" w:space="0" w:color="auto" w:frame="1"/>
            <w:lang w:val="en-US"/>
          </w:rPr>
          <w:t>https://www.gear4music.it/it/</w:t>
        </w:r>
      </w:hyperlink>
      <w:r w:rsidRPr="00EF6038">
        <w:rPr>
          <w:rFonts w:asciiTheme="minorHAnsi" w:hAnsiTheme="minorHAnsi"/>
          <w:b/>
          <w:bCs/>
          <w:lang w:val="en-US"/>
        </w:rPr>
        <w:t>)</w:t>
      </w:r>
    </w:p>
    <w:p w14:paraId="03D43DE3" w14:textId="77777777" w:rsidR="00ED451B" w:rsidRPr="00CF5B6E" w:rsidRDefault="00ED451B" w:rsidP="00ED451B">
      <w:pPr>
        <w:pStyle w:val="messagelistitem050f9"/>
        <w:shd w:val="clear" w:color="auto" w:fill="FFFFFF"/>
        <w:spacing w:before="0" w:beforeAutospacing="0" w:after="0" w:afterAutospacing="0"/>
        <w:ind w:left="720"/>
        <w:textAlignment w:val="baseline"/>
        <w:rPr>
          <w:rFonts w:asciiTheme="minorHAnsi" w:hAnsiTheme="minorHAnsi"/>
        </w:rPr>
      </w:pPr>
      <w:r w:rsidRPr="00CF5B6E">
        <w:rPr>
          <w:rFonts w:asciiTheme="minorHAnsi" w:hAnsiTheme="minorHAnsi"/>
        </w:rPr>
        <w:t xml:space="preserve">Si tratta di un sito web di strumenti musicali e attrezzature inglese che effettua spedizioni in tutta Europa. </w:t>
      </w:r>
    </w:p>
    <w:p w14:paraId="0056E0C2" w14:textId="77777777" w:rsidR="00ED451B" w:rsidRPr="00CF5B6E" w:rsidRDefault="00ED451B" w:rsidP="00ED451B">
      <w:pPr>
        <w:pStyle w:val="messagelistitem050f9"/>
        <w:shd w:val="clear" w:color="auto" w:fill="FFFFFF"/>
        <w:spacing w:before="0" w:beforeAutospacing="0" w:after="0" w:afterAutospacing="0"/>
        <w:ind w:left="720"/>
        <w:textAlignment w:val="baseline"/>
        <w:rPr>
          <w:rFonts w:asciiTheme="minorHAnsi" w:hAnsiTheme="minorHAnsi"/>
        </w:rPr>
      </w:pPr>
      <w:r w:rsidRPr="00CF5B6E">
        <w:rPr>
          <w:rFonts w:asciiTheme="minorHAnsi" w:hAnsiTheme="minorHAnsi"/>
        </w:rPr>
        <w:t xml:space="preserve">Il sito si presenta con un’interfaccia semplice che mostra una griglia centrale dove vi sono i vari prodotti divisi per categorie e i prodotti più popolari sono presenti nel banner centrale. </w:t>
      </w:r>
    </w:p>
    <w:p w14:paraId="1FF91F8C" w14:textId="77777777" w:rsidR="00ED451B" w:rsidRPr="00CF5B6E" w:rsidRDefault="00ED451B" w:rsidP="00ED451B">
      <w:pPr>
        <w:pStyle w:val="messagelistitem050f9"/>
        <w:shd w:val="clear" w:color="auto" w:fill="FFFFFF"/>
        <w:spacing w:before="0" w:beforeAutospacing="0" w:after="0" w:afterAutospacing="0"/>
        <w:ind w:left="720"/>
        <w:textAlignment w:val="baseline"/>
        <w:rPr>
          <w:rFonts w:asciiTheme="minorHAnsi" w:hAnsiTheme="minorHAnsi"/>
        </w:rPr>
      </w:pPr>
      <w:r w:rsidRPr="00CF5B6E">
        <w:rPr>
          <w:rFonts w:asciiTheme="minorHAnsi" w:hAnsiTheme="minorHAnsi"/>
        </w:rPr>
        <w:t>Vi è una barra di ricerca avanzata, e a destra le opzioni di login, carrello e di selezione della lingua desiderata. Nel riquadro a sinistra vi sono le varie informazioni per il servizio Clienti e le varie sedi.</w:t>
      </w:r>
    </w:p>
    <w:p w14:paraId="333C0E5F" w14:textId="77777777" w:rsidR="00ED451B" w:rsidRDefault="00ED451B" w:rsidP="00ED451B">
      <w:pPr>
        <w:pStyle w:val="messagelistitem050f9"/>
        <w:shd w:val="clear" w:color="auto" w:fill="FFFFFF"/>
        <w:spacing w:before="0" w:beforeAutospacing="0" w:after="0" w:afterAutospacing="0"/>
        <w:ind w:left="720"/>
        <w:textAlignment w:val="baseline"/>
      </w:pPr>
      <w:r>
        <w:t xml:space="preserve"> </w:t>
      </w:r>
    </w:p>
    <w:p w14:paraId="22002E30" w14:textId="77777777" w:rsidR="00ED451B" w:rsidRDefault="00ED451B" w:rsidP="00ED451B">
      <w:pPr>
        <w:pStyle w:val="messagelistitem050f9"/>
        <w:shd w:val="clear" w:color="auto" w:fill="FFFFFF"/>
        <w:spacing w:before="0" w:beforeAutospacing="0" w:after="0" w:afterAutospacing="0"/>
        <w:ind w:left="720"/>
        <w:jc w:val="center"/>
        <w:textAlignment w:val="baseline"/>
      </w:pPr>
      <w:r>
        <w:rPr>
          <w:rFonts w:asciiTheme="minorHAnsi" w:hAnsiTheme="minorHAnsi" w:cs="Noto Sans"/>
          <w:noProof/>
          <w:color w:val="000000"/>
          <w:lang w:val="en-US"/>
        </w:rPr>
        <w:drawing>
          <wp:inline distT="0" distB="0" distL="0" distR="0" wp14:anchorId="7B17C4F1" wp14:editId="59EB54AD">
            <wp:extent cx="5018257" cy="2690957"/>
            <wp:effectExtent l="0" t="0" r="0" b="0"/>
            <wp:docPr id="1063483182" name="Immagine 9" descr="Immagine che contiene testo, Strumento musicale,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3182" name="Immagine 9" descr="Immagine che contiene testo, Strumento musicale, schermata, pian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278" cy="2700621"/>
                    </a:xfrm>
                    <a:prstGeom prst="rect">
                      <a:avLst/>
                    </a:prstGeom>
                  </pic:spPr>
                </pic:pic>
              </a:graphicData>
            </a:graphic>
          </wp:inline>
        </w:drawing>
      </w:r>
    </w:p>
    <w:p w14:paraId="7BF8B732" w14:textId="77777777" w:rsidR="00ED451B" w:rsidRDefault="00ED451B" w:rsidP="00ED451B">
      <w:pPr>
        <w:pStyle w:val="messagelistitem050f9"/>
        <w:shd w:val="clear" w:color="auto" w:fill="FFFFFF"/>
        <w:spacing w:before="0" w:beforeAutospacing="0" w:after="0" w:afterAutospacing="0"/>
        <w:ind w:left="720"/>
        <w:textAlignment w:val="baseline"/>
      </w:pPr>
    </w:p>
    <w:p w14:paraId="0F98F3DD" w14:textId="77777777" w:rsidR="00ED451B" w:rsidRDefault="00ED451B" w:rsidP="00ED451B">
      <w:pPr>
        <w:pStyle w:val="messagelistitem050f9"/>
        <w:shd w:val="clear" w:color="auto" w:fill="FFFFFF"/>
        <w:spacing w:before="0" w:beforeAutospacing="0" w:after="0" w:afterAutospacing="0"/>
        <w:ind w:left="720"/>
        <w:textAlignment w:val="baseline"/>
      </w:pPr>
    </w:p>
    <w:p w14:paraId="79D0165C" w14:textId="77777777" w:rsidR="00ED451B" w:rsidRDefault="00ED451B" w:rsidP="00ED451B">
      <w:pPr>
        <w:pStyle w:val="messagelistitem050f9"/>
        <w:shd w:val="clear" w:color="auto" w:fill="FFFFFF"/>
        <w:spacing w:before="0" w:beforeAutospacing="0" w:after="0" w:afterAutospacing="0"/>
        <w:ind w:left="720"/>
        <w:textAlignment w:val="baseline"/>
      </w:pPr>
    </w:p>
    <w:p w14:paraId="3EF6C6A7" w14:textId="77777777" w:rsidR="00ED451B" w:rsidRDefault="00ED451B" w:rsidP="00ED451B">
      <w:pPr>
        <w:pStyle w:val="messagelistitem050f9"/>
        <w:shd w:val="clear" w:color="auto" w:fill="FFFFFF"/>
        <w:spacing w:before="0" w:beforeAutospacing="0" w:after="0" w:afterAutospacing="0"/>
        <w:ind w:left="720"/>
        <w:textAlignment w:val="baseline"/>
      </w:pPr>
    </w:p>
    <w:p w14:paraId="1C2FB8A1" w14:textId="77777777" w:rsidR="00ED451B" w:rsidRDefault="00ED451B" w:rsidP="00ED451B">
      <w:pPr>
        <w:pStyle w:val="messagelistitem050f9"/>
        <w:shd w:val="clear" w:color="auto" w:fill="FFFFFF"/>
        <w:spacing w:before="0" w:beforeAutospacing="0" w:after="0" w:afterAutospacing="0"/>
        <w:ind w:left="720"/>
        <w:textAlignment w:val="baseline"/>
      </w:pPr>
    </w:p>
    <w:p w14:paraId="6DCAC8A9" w14:textId="77777777" w:rsidR="00ED451B" w:rsidRPr="00CF5B6E" w:rsidRDefault="00ED451B" w:rsidP="00ED451B">
      <w:pPr>
        <w:pStyle w:val="messagelistitem050f9"/>
        <w:shd w:val="clear" w:color="auto" w:fill="FFFFFF"/>
        <w:spacing w:before="0" w:beforeAutospacing="0" w:after="0" w:afterAutospacing="0"/>
        <w:ind w:left="720"/>
        <w:textAlignment w:val="baseline"/>
        <w:rPr>
          <w:rFonts w:asciiTheme="minorHAnsi" w:hAnsiTheme="minorHAnsi"/>
        </w:rPr>
      </w:pPr>
      <w:r w:rsidRPr="00CF5B6E">
        <w:rPr>
          <w:rFonts w:asciiTheme="minorHAnsi" w:hAnsiTheme="minorHAnsi"/>
        </w:rPr>
        <w:lastRenderedPageBreak/>
        <w:t xml:space="preserve">Anche qui è possibile visionare di ogni prodotto le varie informazioni e una scheda di descrizione. </w:t>
      </w:r>
    </w:p>
    <w:p w14:paraId="1780E2E0" w14:textId="77777777" w:rsidR="00ED451B" w:rsidRPr="00CF5B6E" w:rsidRDefault="00ED451B" w:rsidP="00ED451B">
      <w:pPr>
        <w:pStyle w:val="messagelistitem050f9"/>
        <w:shd w:val="clear" w:color="auto" w:fill="FFFFFF"/>
        <w:spacing w:before="0" w:beforeAutospacing="0" w:after="0" w:afterAutospacing="0"/>
        <w:ind w:left="720"/>
        <w:textAlignment w:val="baseline"/>
        <w:rPr>
          <w:rFonts w:asciiTheme="minorHAnsi" w:hAnsiTheme="minorHAnsi"/>
        </w:rPr>
      </w:pPr>
      <w:r w:rsidRPr="00CF5B6E">
        <w:rPr>
          <w:rFonts w:asciiTheme="minorHAnsi" w:hAnsiTheme="minorHAnsi"/>
        </w:rPr>
        <w:t xml:space="preserve">È possibile aggiungere al carrello i prodotti senza effettuare la registrazione. </w:t>
      </w:r>
    </w:p>
    <w:p w14:paraId="468C5902" w14:textId="77777777" w:rsidR="00ED451B" w:rsidRPr="00502DE6" w:rsidRDefault="00ED451B" w:rsidP="00ED451B">
      <w:pPr>
        <w:pStyle w:val="messagelistitem050f9"/>
        <w:shd w:val="clear" w:color="auto" w:fill="FFFFFF"/>
        <w:spacing w:before="0" w:beforeAutospacing="0" w:after="0" w:afterAutospacing="0"/>
        <w:ind w:left="720"/>
        <w:textAlignment w:val="baseline"/>
        <w:rPr>
          <w:rFonts w:asciiTheme="minorHAnsi" w:hAnsiTheme="minorHAnsi"/>
          <w:b/>
        </w:rPr>
      </w:pPr>
    </w:p>
    <w:p w14:paraId="113F6CF5" w14:textId="77777777" w:rsidR="00ED451B" w:rsidRPr="00295163" w:rsidRDefault="00ED451B" w:rsidP="00ED451B">
      <w:pPr>
        <w:pStyle w:val="messagelistitem050f9"/>
        <w:shd w:val="clear" w:color="auto" w:fill="FFFFFF"/>
        <w:spacing w:before="0" w:beforeAutospacing="0" w:after="0" w:afterAutospacing="0"/>
        <w:ind w:left="720"/>
        <w:jc w:val="center"/>
        <w:textAlignment w:val="baseline"/>
        <w:rPr>
          <w:rFonts w:asciiTheme="minorHAnsi" w:hAnsiTheme="minorHAnsi"/>
          <w:b/>
        </w:rPr>
      </w:pPr>
      <w:r w:rsidRPr="004662FD">
        <w:rPr>
          <w:rFonts w:asciiTheme="minorHAnsi" w:hAnsiTheme="minorHAnsi"/>
          <w:noProof/>
        </w:rPr>
        <w:drawing>
          <wp:inline distT="0" distB="0" distL="0" distR="0" wp14:anchorId="341C45E4" wp14:editId="3BB21BE3">
            <wp:extent cx="5233002" cy="2749608"/>
            <wp:effectExtent l="0" t="0" r="6350" b="0"/>
            <wp:docPr id="1188037570" name="Immagine 10" descr="Immagine che contiene testo,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7570" name="Immagine 10" descr="Immagine che contiene testo, piano,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5475" cy="2756162"/>
                    </a:xfrm>
                    <a:prstGeom prst="rect">
                      <a:avLst/>
                    </a:prstGeom>
                  </pic:spPr>
                </pic:pic>
              </a:graphicData>
            </a:graphic>
          </wp:inline>
        </w:drawing>
      </w:r>
    </w:p>
    <w:p w14:paraId="4943B491" w14:textId="77777777" w:rsidR="00ED451B" w:rsidRDefault="00ED451B" w:rsidP="00ED451B">
      <w:pPr>
        <w:pStyle w:val="messagelistitem050f9"/>
        <w:shd w:val="clear" w:color="auto" w:fill="FFFFFF"/>
        <w:spacing w:before="0" w:beforeAutospacing="0" w:after="0" w:afterAutospacing="0"/>
        <w:ind w:left="720"/>
        <w:textAlignment w:val="baseline"/>
        <w:rPr>
          <w:rFonts w:asciiTheme="minorHAnsi" w:hAnsiTheme="minorHAnsi"/>
          <w:b/>
        </w:rPr>
      </w:pPr>
    </w:p>
    <w:p w14:paraId="4572F60B" w14:textId="77777777" w:rsidR="00ED451B" w:rsidRPr="00502DE6" w:rsidRDefault="00ED451B" w:rsidP="00ED451B">
      <w:pPr>
        <w:pStyle w:val="messagelistitem050f9"/>
        <w:shd w:val="clear" w:color="auto" w:fill="FFFFFF"/>
        <w:spacing w:before="0" w:beforeAutospacing="0" w:after="0" w:afterAutospacing="0"/>
        <w:ind w:left="720"/>
        <w:jc w:val="center"/>
        <w:textAlignment w:val="baseline"/>
        <w:rPr>
          <w:rFonts w:asciiTheme="minorHAnsi" w:hAnsiTheme="minorHAnsi"/>
          <w:b/>
        </w:rPr>
      </w:pPr>
      <w:r w:rsidRPr="004662FD">
        <w:rPr>
          <w:rFonts w:asciiTheme="minorHAnsi" w:hAnsiTheme="minorHAnsi"/>
          <w:bCs/>
          <w:noProof/>
        </w:rPr>
        <w:drawing>
          <wp:inline distT="0" distB="0" distL="0" distR="0" wp14:anchorId="3AE4A80F" wp14:editId="7110240F">
            <wp:extent cx="5098058" cy="2689819"/>
            <wp:effectExtent l="0" t="0" r="7620" b="0"/>
            <wp:docPr id="1352434927" name="Immagine 1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4927" name="Immagine 11" descr="Immagine che contiene testo, schermata, Sito Web, Pagina Web&#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9935" cy="2701362"/>
                    </a:xfrm>
                    <a:prstGeom prst="rect">
                      <a:avLst/>
                    </a:prstGeom>
                  </pic:spPr>
                </pic:pic>
              </a:graphicData>
            </a:graphic>
          </wp:inline>
        </w:drawing>
      </w:r>
    </w:p>
    <w:p w14:paraId="6655D5E4" w14:textId="77777777" w:rsidR="00ED451B" w:rsidRPr="004662FD" w:rsidRDefault="00ED451B" w:rsidP="00ED451B">
      <w:pPr>
        <w:rPr>
          <w:b/>
          <w:lang w:val="en-US"/>
        </w:rPr>
      </w:pPr>
    </w:p>
    <w:p w14:paraId="05FB7A20" w14:textId="77777777" w:rsidR="00ED451B" w:rsidRPr="009961F8" w:rsidRDefault="00ED451B" w:rsidP="00ED451B">
      <w:pPr>
        <w:rPr>
          <w:b/>
          <w:lang w:val="en-US"/>
        </w:rPr>
      </w:pPr>
    </w:p>
    <w:p w14:paraId="1B88DF7D" w14:textId="77777777" w:rsidR="00ED451B" w:rsidRDefault="00ED451B" w:rsidP="00ED451B">
      <w:pPr>
        <w:pStyle w:val="Titolo1"/>
      </w:pPr>
      <w:bookmarkStart w:id="3" w:name="_Toc131423885"/>
      <w:r>
        <w:t>3. Funzionalità del sito</w:t>
      </w:r>
      <w:bookmarkEnd w:id="3"/>
    </w:p>
    <w:p w14:paraId="6CF28B49" w14:textId="77777777" w:rsidR="00ED451B" w:rsidRDefault="00ED451B" w:rsidP="00ED451B">
      <w:pPr>
        <w:pStyle w:val="Paragrafoelenco"/>
        <w:numPr>
          <w:ilvl w:val="0"/>
          <w:numId w:val="4"/>
        </w:numPr>
        <w:rPr>
          <w:b/>
          <w:bCs/>
        </w:rPr>
      </w:pPr>
      <w:r w:rsidRPr="00C0286F">
        <w:rPr>
          <w:b/>
          <w:bCs/>
        </w:rPr>
        <w:t>Funzionalità lato amministrativo</w:t>
      </w:r>
    </w:p>
    <w:p w14:paraId="2FD6574C" w14:textId="77777777" w:rsidR="00ED451B" w:rsidRDefault="00ED451B" w:rsidP="00ED451B">
      <w:pPr>
        <w:ind w:firstLine="720"/>
      </w:pPr>
      <w:r>
        <w:t>Dal punto di vista dell’amministratore, il sito consentirà:</w:t>
      </w:r>
    </w:p>
    <w:p w14:paraId="4CDFC81D" w14:textId="77777777" w:rsidR="00ED451B" w:rsidRDefault="00ED451B" w:rsidP="00ED451B">
      <w:pPr>
        <w:pStyle w:val="Paragrafoelenco"/>
        <w:numPr>
          <w:ilvl w:val="0"/>
          <w:numId w:val="5"/>
        </w:numPr>
      </w:pPr>
      <w:r>
        <w:t>l’aggiunta, la modifica e l’eliminazione degli articoli presenti sul sito. Dunque, l’amministratore non necessiterà di competenze e/o conoscenze di programmazione informatica, in quanto avrà a disposizione un’interfaccia, non accessibile ad altri utenti, per gestire l’e-commerce.</w:t>
      </w:r>
    </w:p>
    <w:p w14:paraId="400CE1A4" w14:textId="77777777" w:rsidR="00ED451B" w:rsidRDefault="00ED451B" w:rsidP="00ED451B">
      <w:pPr>
        <w:pStyle w:val="Paragrafoelenco"/>
        <w:numPr>
          <w:ilvl w:val="0"/>
          <w:numId w:val="5"/>
        </w:numPr>
      </w:pPr>
      <w:r>
        <w:t>La gestione degli ordini, così che l’amministratore potrà visualizzare gli ordini per data e cliente.</w:t>
      </w:r>
    </w:p>
    <w:p w14:paraId="49393A01" w14:textId="77777777" w:rsidR="00ED451B" w:rsidRDefault="00ED451B" w:rsidP="00ED451B"/>
    <w:p w14:paraId="337301A5" w14:textId="77777777" w:rsidR="00ED451B" w:rsidRPr="00261432" w:rsidRDefault="00ED451B" w:rsidP="00ED451B">
      <w:pPr>
        <w:pStyle w:val="Paragrafoelenco"/>
        <w:numPr>
          <w:ilvl w:val="0"/>
          <w:numId w:val="4"/>
        </w:numPr>
      </w:pPr>
      <w:r>
        <w:rPr>
          <w:b/>
          <w:bCs/>
        </w:rPr>
        <w:t>Funzionalità lato utente registrato</w:t>
      </w:r>
    </w:p>
    <w:p w14:paraId="5E12E324" w14:textId="77777777" w:rsidR="00ED451B" w:rsidRDefault="00ED451B" w:rsidP="00ED451B">
      <w:pPr>
        <w:ind w:left="720"/>
      </w:pPr>
      <w:r>
        <w:t>L’utente registrato potrà:</w:t>
      </w:r>
    </w:p>
    <w:p w14:paraId="15A0D1DE" w14:textId="77777777" w:rsidR="00ED451B" w:rsidRDefault="00ED451B" w:rsidP="00ED451B">
      <w:pPr>
        <w:pStyle w:val="Paragrafoelenco"/>
        <w:numPr>
          <w:ilvl w:val="0"/>
          <w:numId w:val="6"/>
        </w:numPr>
      </w:pPr>
      <w:r>
        <w:t>aggiungere e rimuovere i prodotti dal carrello,</w:t>
      </w:r>
    </w:p>
    <w:p w14:paraId="559FF9CE" w14:textId="77777777" w:rsidR="00ED451B" w:rsidRDefault="00ED451B" w:rsidP="00ED451B">
      <w:pPr>
        <w:pStyle w:val="Paragrafoelenco"/>
        <w:numPr>
          <w:ilvl w:val="0"/>
          <w:numId w:val="6"/>
        </w:numPr>
      </w:pPr>
      <w:r>
        <w:lastRenderedPageBreak/>
        <w:t>finalizzare un acquisto,</w:t>
      </w:r>
    </w:p>
    <w:p w14:paraId="753F2A9A" w14:textId="77777777" w:rsidR="00ED451B" w:rsidRDefault="00ED451B" w:rsidP="00ED451B">
      <w:pPr>
        <w:pStyle w:val="Paragrafoelenco"/>
        <w:numPr>
          <w:ilvl w:val="0"/>
          <w:numId w:val="6"/>
        </w:numPr>
      </w:pPr>
      <w:r>
        <w:t>modificare i suoi dati anagrafici e le sue informazioni personali (nome, cognome, e-mail, indirizzo, metodo di pagamento),</w:t>
      </w:r>
    </w:p>
    <w:p w14:paraId="13523CD3" w14:textId="77777777" w:rsidR="00ED451B" w:rsidRDefault="00ED451B" w:rsidP="00ED451B">
      <w:pPr>
        <w:pStyle w:val="Paragrafoelenco"/>
        <w:numPr>
          <w:ilvl w:val="0"/>
          <w:numId w:val="6"/>
        </w:numPr>
      </w:pPr>
      <w:r>
        <w:t>visualizzare la cronologia degli ordini effettuati,</w:t>
      </w:r>
    </w:p>
    <w:p w14:paraId="5F7CC1E1" w14:textId="48CABAE4" w:rsidR="00EE6EB6" w:rsidRDefault="00EE6EB6" w:rsidP="00EE6EB6">
      <w:pPr>
        <w:pStyle w:val="Paragrafoelenco"/>
        <w:numPr>
          <w:ilvl w:val="0"/>
          <w:numId w:val="6"/>
        </w:numPr>
      </w:pPr>
      <w:r>
        <w:t>visionare un video dello strumento selezionato,</w:t>
      </w:r>
    </w:p>
    <w:p w14:paraId="54F42D43" w14:textId="77777777" w:rsidR="00ED451B" w:rsidRDefault="00ED451B" w:rsidP="00ED451B">
      <w:pPr>
        <w:pStyle w:val="Paragrafoelenco"/>
        <w:numPr>
          <w:ilvl w:val="0"/>
          <w:numId w:val="6"/>
        </w:numPr>
      </w:pPr>
      <w:r>
        <w:t xml:space="preserve">ricercare strumenti, accessori, attrezzature e software per marca e tipologia. </w:t>
      </w:r>
    </w:p>
    <w:p w14:paraId="31E5E334" w14:textId="4BA65C1E" w:rsidR="00ED451B" w:rsidRDefault="00ED451B" w:rsidP="00ED451B">
      <w:pPr>
        <w:pStyle w:val="Paragrafoelenco"/>
        <w:numPr>
          <w:ilvl w:val="0"/>
          <w:numId w:val="6"/>
        </w:numPr>
      </w:pPr>
      <w:r>
        <w:t>Inoltre, potrà avere accesso ad una lista di best seller, ovvero i prodotti di tendenza.</w:t>
      </w:r>
    </w:p>
    <w:p w14:paraId="5F8ED2A4" w14:textId="77777777" w:rsidR="00EE6EB6" w:rsidRDefault="00EE6EB6" w:rsidP="00EE6EB6"/>
    <w:p w14:paraId="5B4A1F2D" w14:textId="77777777" w:rsidR="00ED451B" w:rsidRPr="0080474F" w:rsidRDefault="00ED451B" w:rsidP="00ED451B">
      <w:pPr>
        <w:pStyle w:val="Paragrafoelenco"/>
        <w:numPr>
          <w:ilvl w:val="0"/>
          <w:numId w:val="4"/>
        </w:numPr>
      </w:pPr>
      <w:r>
        <w:rPr>
          <w:b/>
          <w:bCs/>
        </w:rPr>
        <w:t>Funzionalità lato guest</w:t>
      </w:r>
    </w:p>
    <w:p w14:paraId="459AE0A8" w14:textId="77777777" w:rsidR="00ED451B" w:rsidRDefault="00ED451B" w:rsidP="00ED451B">
      <w:pPr>
        <w:ind w:left="720"/>
      </w:pPr>
      <w:r>
        <w:t>L’utente non registrato (guest) potrà:</w:t>
      </w:r>
    </w:p>
    <w:p w14:paraId="61A968AB" w14:textId="77777777" w:rsidR="00ED451B" w:rsidRDefault="00ED451B" w:rsidP="00ED451B">
      <w:pPr>
        <w:pStyle w:val="Paragrafoelenco"/>
        <w:numPr>
          <w:ilvl w:val="0"/>
          <w:numId w:val="8"/>
        </w:numPr>
      </w:pPr>
      <w:r>
        <w:t>registrarsi,</w:t>
      </w:r>
    </w:p>
    <w:p w14:paraId="3B214795" w14:textId="77777777" w:rsidR="00ED451B" w:rsidRDefault="00ED451B" w:rsidP="00ED451B">
      <w:pPr>
        <w:pStyle w:val="Paragrafoelenco"/>
        <w:numPr>
          <w:ilvl w:val="0"/>
          <w:numId w:val="7"/>
        </w:numPr>
      </w:pPr>
      <w:r>
        <w:t>aggiungere e rimuovere i prodotti dal carrello,</w:t>
      </w:r>
    </w:p>
    <w:p w14:paraId="06C3E258" w14:textId="77777777" w:rsidR="00ED451B" w:rsidRDefault="00ED451B" w:rsidP="00ED451B">
      <w:pPr>
        <w:pStyle w:val="Paragrafoelenco"/>
        <w:numPr>
          <w:ilvl w:val="0"/>
          <w:numId w:val="7"/>
        </w:numPr>
      </w:pPr>
      <w:r>
        <w:t>ricercare strumenti, accessori, attrezzature e software per categoria e marca,</w:t>
      </w:r>
    </w:p>
    <w:p w14:paraId="23CEFAD3" w14:textId="63C5AE3E" w:rsidR="00ED451B" w:rsidRDefault="00ED451B" w:rsidP="00ED451B">
      <w:pPr>
        <w:pStyle w:val="Paragrafoelenco"/>
        <w:numPr>
          <w:ilvl w:val="0"/>
          <w:numId w:val="7"/>
        </w:numPr>
      </w:pPr>
      <w:r>
        <w:t>visionare la scheda del prodotto</w:t>
      </w:r>
      <w:r w:rsidR="00EE6EB6">
        <w:t>.</w:t>
      </w:r>
    </w:p>
    <w:p w14:paraId="5679349C" w14:textId="77777777" w:rsidR="00ED451B" w:rsidRPr="00566E93" w:rsidRDefault="00ED451B" w:rsidP="00ED451B">
      <w:pPr>
        <w:pStyle w:val="Paragrafoelenco"/>
        <w:numPr>
          <w:ilvl w:val="0"/>
          <w:numId w:val="7"/>
        </w:numPr>
      </w:pPr>
      <w:r>
        <w:t xml:space="preserve">La registrazione è richiesta per finalizzare l’acquisto e verrà esplicitamente richiesta in questa fase. </w:t>
      </w:r>
    </w:p>
    <w:p w14:paraId="72184EDA" w14:textId="4E967D56" w:rsidR="00F6480C" w:rsidRPr="00ED451B" w:rsidRDefault="00F6480C" w:rsidP="00ED451B"/>
    <w:sectPr w:rsidR="00F6480C" w:rsidRPr="00ED451B" w:rsidSect="003D7856">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imes">
    <w:panose1 w:val="02020603050405020304"/>
    <w:charset w:val="00"/>
    <w:family w:val="auto"/>
    <w:pitch w:val="default"/>
  </w:font>
  <w:font w:name="Lucida Grande">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3B30"/>
    <w:multiLevelType w:val="hybridMultilevel"/>
    <w:tmpl w:val="A4748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C27655"/>
    <w:multiLevelType w:val="hybridMultilevel"/>
    <w:tmpl w:val="C550149C"/>
    <w:lvl w:ilvl="0" w:tplc="1CF8BFF8">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27107"/>
    <w:multiLevelType w:val="hybridMultilevel"/>
    <w:tmpl w:val="5CD49236"/>
    <w:lvl w:ilvl="0" w:tplc="0410000B">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E7946C3"/>
    <w:multiLevelType w:val="hybridMultilevel"/>
    <w:tmpl w:val="F4AE3CF0"/>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C207717"/>
    <w:multiLevelType w:val="multilevel"/>
    <w:tmpl w:val="E8F46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71C95"/>
    <w:multiLevelType w:val="hybridMultilevel"/>
    <w:tmpl w:val="8196CE76"/>
    <w:lvl w:ilvl="0" w:tplc="37FC06CA">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E61590"/>
    <w:multiLevelType w:val="hybridMultilevel"/>
    <w:tmpl w:val="B0227E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63734F"/>
    <w:multiLevelType w:val="hybridMultilevel"/>
    <w:tmpl w:val="F724BF7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FEF695D"/>
    <w:multiLevelType w:val="hybridMultilevel"/>
    <w:tmpl w:val="D166DBC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87335C8"/>
    <w:multiLevelType w:val="hybridMultilevel"/>
    <w:tmpl w:val="DF02ED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177621"/>
    <w:multiLevelType w:val="hybridMultilevel"/>
    <w:tmpl w:val="5FCEFA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AB24C26"/>
    <w:multiLevelType w:val="hybridMultilevel"/>
    <w:tmpl w:val="07CC574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4635025">
    <w:abstractNumId w:val="9"/>
  </w:num>
  <w:num w:numId="2" w16cid:durableId="2093818578">
    <w:abstractNumId w:val="11"/>
  </w:num>
  <w:num w:numId="3" w16cid:durableId="635914706">
    <w:abstractNumId w:val="8"/>
  </w:num>
  <w:num w:numId="4" w16cid:durableId="67047345">
    <w:abstractNumId w:val="6"/>
  </w:num>
  <w:num w:numId="5" w16cid:durableId="2110808034">
    <w:abstractNumId w:val="2"/>
  </w:num>
  <w:num w:numId="6" w16cid:durableId="1903834944">
    <w:abstractNumId w:val="10"/>
  </w:num>
  <w:num w:numId="7" w16cid:durableId="1965649387">
    <w:abstractNumId w:val="3"/>
  </w:num>
  <w:num w:numId="8" w16cid:durableId="1623732835">
    <w:abstractNumId w:val="7"/>
  </w:num>
  <w:num w:numId="9" w16cid:durableId="1146509405">
    <w:abstractNumId w:val="5"/>
  </w:num>
  <w:num w:numId="10" w16cid:durableId="1196700551">
    <w:abstractNumId w:val="1"/>
  </w:num>
  <w:num w:numId="11" w16cid:durableId="195773428">
    <w:abstractNumId w:val="4"/>
  </w:num>
  <w:num w:numId="12" w16cid:durableId="1698043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80C"/>
    <w:rsid w:val="00001376"/>
    <w:rsid w:val="00013FB3"/>
    <w:rsid w:val="000151D4"/>
    <w:rsid w:val="00015811"/>
    <w:rsid w:val="0004666F"/>
    <w:rsid w:val="000467F6"/>
    <w:rsid w:val="00063885"/>
    <w:rsid w:val="00070D74"/>
    <w:rsid w:val="00076D1A"/>
    <w:rsid w:val="0009084C"/>
    <w:rsid w:val="00096C56"/>
    <w:rsid w:val="000970CF"/>
    <w:rsid w:val="000974C8"/>
    <w:rsid w:val="000E324D"/>
    <w:rsid w:val="000F40C7"/>
    <w:rsid w:val="00105C12"/>
    <w:rsid w:val="00105D24"/>
    <w:rsid w:val="001072EB"/>
    <w:rsid w:val="00122EB0"/>
    <w:rsid w:val="00123531"/>
    <w:rsid w:val="0012497F"/>
    <w:rsid w:val="00126ADF"/>
    <w:rsid w:val="001315DF"/>
    <w:rsid w:val="00133214"/>
    <w:rsid w:val="001336D0"/>
    <w:rsid w:val="001356A6"/>
    <w:rsid w:val="00135FF1"/>
    <w:rsid w:val="00142070"/>
    <w:rsid w:val="001444F0"/>
    <w:rsid w:val="001537EE"/>
    <w:rsid w:val="001540F4"/>
    <w:rsid w:val="00163B2B"/>
    <w:rsid w:val="0016531B"/>
    <w:rsid w:val="0016594C"/>
    <w:rsid w:val="00166685"/>
    <w:rsid w:val="00183511"/>
    <w:rsid w:val="00197120"/>
    <w:rsid w:val="001B6C24"/>
    <w:rsid w:val="001C1E23"/>
    <w:rsid w:val="001D0CD1"/>
    <w:rsid w:val="001D0CFD"/>
    <w:rsid w:val="00200876"/>
    <w:rsid w:val="002022EE"/>
    <w:rsid w:val="002127BB"/>
    <w:rsid w:val="00212983"/>
    <w:rsid w:val="002141A1"/>
    <w:rsid w:val="0022520F"/>
    <w:rsid w:val="0022643A"/>
    <w:rsid w:val="00231765"/>
    <w:rsid w:val="002366FC"/>
    <w:rsid w:val="00236C77"/>
    <w:rsid w:val="002374AA"/>
    <w:rsid w:val="002558A0"/>
    <w:rsid w:val="00257AA8"/>
    <w:rsid w:val="00261432"/>
    <w:rsid w:val="00261EDB"/>
    <w:rsid w:val="00265533"/>
    <w:rsid w:val="0027051A"/>
    <w:rsid w:val="0027324B"/>
    <w:rsid w:val="0027519D"/>
    <w:rsid w:val="00275C61"/>
    <w:rsid w:val="00282013"/>
    <w:rsid w:val="00295163"/>
    <w:rsid w:val="002E05A6"/>
    <w:rsid w:val="002E40A4"/>
    <w:rsid w:val="002F565B"/>
    <w:rsid w:val="002F58D3"/>
    <w:rsid w:val="003236A3"/>
    <w:rsid w:val="00334604"/>
    <w:rsid w:val="0033586D"/>
    <w:rsid w:val="003359F1"/>
    <w:rsid w:val="00343AA7"/>
    <w:rsid w:val="0035417D"/>
    <w:rsid w:val="003611E1"/>
    <w:rsid w:val="00372D5B"/>
    <w:rsid w:val="00387249"/>
    <w:rsid w:val="003911A1"/>
    <w:rsid w:val="003A773A"/>
    <w:rsid w:val="003A7E15"/>
    <w:rsid w:val="003D7856"/>
    <w:rsid w:val="003E183E"/>
    <w:rsid w:val="003F2A98"/>
    <w:rsid w:val="00413068"/>
    <w:rsid w:val="00422079"/>
    <w:rsid w:val="00436ADF"/>
    <w:rsid w:val="00437D6A"/>
    <w:rsid w:val="00450B1F"/>
    <w:rsid w:val="00461E92"/>
    <w:rsid w:val="004662FD"/>
    <w:rsid w:val="00466866"/>
    <w:rsid w:val="004806F9"/>
    <w:rsid w:val="00494E01"/>
    <w:rsid w:val="00495D16"/>
    <w:rsid w:val="004B0D5C"/>
    <w:rsid w:val="004B33F7"/>
    <w:rsid w:val="004C6907"/>
    <w:rsid w:val="004C7936"/>
    <w:rsid w:val="004D1CF9"/>
    <w:rsid w:val="004E0724"/>
    <w:rsid w:val="004E10EF"/>
    <w:rsid w:val="004E2C42"/>
    <w:rsid w:val="004E4B91"/>
    <w:rsid w:val="004F153E"/>
    <w:rsid w:val="004F1562"/>
    <w:rsid w:val="004F323D"/>
    <w:rsid w:val="00501D09"/>
    <w:rsid w:val="00502DE6"/>
    <w:rsid w:val="005062B0"/>
    <w:rsid w:val="00510C2E"/>
    <w:rsid w:val="00512AB6"/>
    <w:rsid w:val="005139E9"/>
    <w:rsid w:val="00521061"/>
    <w:rsid w:val="005218D0"/>
    <w:rsid w:val="00527BBA"/>
    <w:rsid w:val="00555FB7"/>
    <w:rsid w:val="00561103"/>
    <w:rsid w:val="005622D2"/>
    <w:rsid w:val="00566E93"/>
    <w:rsid w:val="00575457"/>
    <w:rsid w:val="005762C0"/>
    <w:rsid w:val="00582976"/>
    <w:rsid w:val="005842E4"/>
    <w:rsid w:val="005913F6"/>
    <w:rsid w:val="00594887"/>
    <w:rsid w:val="0059518D"/>
    <w:rsid w:val="005A4165"/>
    <w:rsid w:val="005A5E4B"/>
    <w:rsid w:val="005B3508"/>
    <w:rsid w:val="005D4F24"/>
    <w:rsid w:val="005D7C59"/>
    <w:rsid w:val="005F2F48"/>
    <w:rsid w:val="006016A9"/>
    <w:rsid w:val="0060622C"/>
    <w:rsid w:val="00606C70"/>
    <w:rsid w:val="00610549"/>
    <w:rsid w:val="00614AFC"/>
    <w:rsid w:val="00615C3F"/>
    <w:rsid w:val="00616428"/>
    <w:rsid w:val="00616FE4"/>
    <w:rsid w:val="0063047B"/>
    <w:rsid w:val="0063603F"/>
    <w:rsid w:val="006430CC"/>
    <w:rsid w:val="00644D57"/>
    <w:rsid w:val="00646CB5"/>
    <w:rsid w:val="00652608"/>
    <w:rsid w:val="006542ED"/>
    <w:rsid w:val="00657C0D"/>
    <w:rsid w:val="00661FBA"/>
    <w:rsid w:val="00670D0B"/>
    <w:rsid w:val="00684EAB"/>
    <w:rsid w:val="006924FA"/>
    <w:rsid w:val="006A1E64"/>
    <w:rsid w:val="006A2740"/>
    <w:rsid w:val="006A371F"/>
    <w:rsid w:val="006A3CA3"/>
    <w:rsid w:val="006B3296"/>
    <w:rsid w:val="006B79FB"/>
    <w:rsid w:val="006C1219"/>
    <w:rsid w:val="006C1EE7"/>
    <w:rsid w:val="006C21D8"/>
    <w:rsid w:val="006C5320"/>
    <w:rsid w:val="006C5802"/>
    <w:rsid w:val="006D10D3"/>
    <w:rsid w:val="006E05A5"/>
    <w:rsid w:val="006E13D9"/>
    <w:rsid w:val="006E5E88"/>
    <w:rsid w:val="006F2314"/>
    <w:rsid w:val="006F2501"/>
    <w:rsid w:val="00707554"/>
    <w:rsid w:val="0071581A"/>
    <w:rsid w:val="007206E4"/>
    <w:rsid w:val="00721017"/>
    <w:rsid w:val="007313F6"/>
    <w:rsid w:val="0073342D"/>
    <w:rsid w:val="007356ED"/>
    <w:rsid w:val="00736427"/>
    <w:rsid w:val="00740476"/>
    <w:rsid w:val="00751356"/>
    <w:rsid w:val="007514D1"/>
    <w:rsid w:val="00774FF4"/>
    <w:rsid w:val="00783DB8"/>
    <w:rsid w:val="0078685B"/>
    <w:rsid w:val="007874CA"/>
    <w:rsid w:val="00792C01"/>
    <w:rsid w:val="007A0C0A"/>
    <w:rsid w:val="007A1DD1"/>
    <w:rsid w:val="007A77A1"/>
    <w:rsid w:val="007B34BB"/>
    <w:rsid w:val="007B3FF3"/>
    <w:rsid w:val="007B70D7"/>
    <w:rsid w:val="007C3D9E"/>
    <w:rsid w:val="007D363A"/>
    <w:rsid w:val="007F1B00"/>
    <w:rsid w:val="0080474F"/>
    <w:rsid w:val="00804CB1"/>
    <w:rsid w:val="00812174"/>
    <w:rsid w:val="008152D4"/>
    <w:rsid w:val="00816518"/>
    <w:rsid w:val="00816C09"/>
    <w:rsid w:val="0081730D"/>
    <w:rsid w:val="00845DBD"/>
    <w:rsid w:val="008463C6"/>
    <w:rsid w:val="008555B0"/>
    <w:rsid w:val="00857578"/>
    <w:rsid w:val="00873A57"/>
    <w:rsid w:val="0087460A"/>
    <w:rsid w:val="008820E5"/>
    <w:rsid w:val="008933B1"/>
    <w:rsid w:val="008A0177"/>
    <w:rsid w:val="008A3C93"/>
    <w:rsid w:val="008B2F53"/>
    <w:rsid w:val="008D2251"/>
    <w:rsid w:val="008E0412"/>
    <w:rsid w:val="008E4199"/>
    <w:rsid w:val="008E49C9"/>
    <w:rsid w:val="008E56E6"/>
    <w:rsid w:val="009114E9"/>
    <w:rsid w:val="009421B6"/>
    <w:rsid w:val="00944EC0"/>
    <w:rsid w:val="0094754C"/>
    <w:rsid w:val="00965725"/>
    <w:rsid w:val="009725CB"/>
    <w:rsid w:val="00983DC0"/>
    <w:rsid w:val="0098481E"/>
    <w:rsid w:val="00990138"/>
    <w:rsid w:val="009961F8"/>
    <w:rsid w:val="009B0134"/>
    <w:rsid w:val="009B0AD4"/>
    <w:rsid w:val="009B6AB0"/>
    <w:rsid w:val="009C39BC"/>
    <w:rsid w:val="009D46C0"/>
    <w:rsid w:val="00A1252F"/>
    <w:rsid w:val="00A13BBC"/>
    <w:rsid w:val="00A20E3D"/>
    <w:rsid w:val="00A454F9"/>
    <w:rsid w:val="00A52C9D"/>
    <w:rsid w:val="00A5558B"/>
    <w:rsid w:val="00A6654F"/>
    <w:rsid w:val="00A704E1"/>
    <w:rsid w:val="00A70F49"/>
    <w:rsid w:val="00A80515"/>
    <w:rsid w:val="00A82105"/>
    <w:rsid w:val="00A86C73"/>
    <w:rsid w:val="00A9662D"/>
    <w:rsid w:val="00AA21D2"/>
    <w:rsid w:val="00AA3E60"/>
    <w:rsid w:val="00AA5B6F"/>
    <w:rsid w:val="00AB2C60"/>
    <w:rsid w:val="00AC0F7C"/>
    <w:rsid w:val="00AC3F16"/>
    <w:rsid w:val="00AE4E61"/>
    <w:rsid w:val="00AF30DB"/>
    <w:rsid w:val="00AF311F"/>
    <w:rsid w:val="00B02F97"/>
    <w:rsid w:val="00B070F8"/>
    <w:rsid w:val="00B10A7F"/>
    <w:rsid w:val="00B111BA"/>
    <w:rsid w:val="00B20BA0"/>
    <w:rsid w:val="00B37244"/>
    <w:rsid w:val="00B40259"/>
    <w:rsid w:val="00B4263B"/>
    <w:rsid w:val="00B46DE9"/>
    <w:rsid w:val="00B474B8"/>
    <w:rsid w:val="00B51ECF"/>
    <w:rsid w:val="00B55365"/>
    <w:rsid w:val="00B55C93"/>
    <w:rsid w:val="00B629CD"/>
    <w:rsid w:val="00B62E98"/>
    <w:rsid w:val="00B724DB"/>
    <w:rsid w:val="00B73FF1"/>
    <w:rsid w:val="00B80E23"/>
    <w:rsid w:val="00BD01C1"/>
    <w:rsid w:val="00BD6DE2"/>
    <w:rsid w:val="00BE17AE"/>
    <w:rsid w:val="00BF7943"/>
    <w:rsid w:val="00C0286F"/>
    <w:rsid w:val="00C07213"/>
    <w:rsid w:val="00C116DE"/>
    <w:rsid w:val="00C1293C"/>
    <w:rsid w:val="00C231D8"/>
    <w:rsid w:val="00C31B0F"/>
    <w:rsid w:val="00C405F0"/>
    <w:rsid w:val="00C46006"/>
    <w:rsid w:val="00C4740A"/>
    <w:rsid w:val="00C47AA6"/>
    <w:rsid w:val="00C50C25"/>
    <w:rsid w:val="00C523C4"/>
    <w:rsid w:val="00C57DAB"/>
    <w:rsid w:val="00C66F14"/>
    <w:rsid w:val="00C66FD1"/>
    <w:rsid w:val="00C83C14"/>
    <w:rsid w:val="00C84A0D"/>
    <w:rsid w:val="00C937AE"/>
    <w:rsid w:val="00C97C94"/>
    <w:rsid w:val="00CA22C7"/>
    <w:rsid w:val="00CA36F9"/>
    <w:rsid w:val="00CC23B8"/>
    <w:rsid w:val="00CC3AD7"/>
    <w:rsid w:val="00CE4D36"/>
    <w:rsid w:val="00CE52C0"/>
    <w:rsid w:val="00CF44BA"/>
    <w:rsid w:val="00CF5B6E"/>
    <w:rsid w:val="00D02361"/>
    <w:rsid w:val="00D10EAF"/>
    <w:rsid w:val="00D13394"/>
    <w:rsid w:val="00D16AFC"/>
    <w:rsid w:val="00D20F03"/>
    <w:rsid w:val="00D221B1"/>
    <w:rsid w:val="00D27C7B"/>
    <w:rsid w:val="00D305CC"/>
    <w:rsid w:val="00D379A0"/>
    <w:rsid w:val="00D42428"/>
    <w:rsid w:val="00D43DCB"/>
    <w:rsid w:val="00D5159B"/>
    <w:rsid w:val="00D5451A"/>
    <w:rsid w:val="00D55790"/>
    <w:rsid w:val="00D61A36"/>
    <w:rsid w:val="00D64035"/>
    <w:rsid w:val="00D73B05"/>
    <w:rsid w:val="00D762A5"/>
    <w:rsid w:val="00D8790F"/>
    <w:rsid w:val="00D90871"/>
    <w:rsid w:val="00D91B23"/>
    <w:rsid w:val="00DA1727"/>
    <w:rsid w:val="00DA45B5"/>
    <w:rsid w:val="00DB44A2"/>
    <w:rsid w:val="00DB5027"/>
    <w:rsid w:val="00DC015A"/>
    <w:rsid w:val="00DC2E43"/>
    <w:rsid w:val="00DD226F"/>
    <w:rsid w:val="00DD6E79"/>
    <w:rsid w:val="00DE5F7F"/>
    <w:rsid w:val="00DF2E85"/>
    <w:rsid w:val="00DF7874"/>
    <w:rsid w:val="00E01BB4"/>
    <w:rsid w:val="00E144DC"/>
    <w:rsid w:val="00E17B7B"/>
    <w:rsid w:val="00E239F5"/>
    <w:rsid w:val="00E35052"/>
    <w:rsid w:val="00E3644C"/>
    <w:rsid w:val="00E40E12"/>
    <w:rsid w:val="00E63A56"/>
    <w:rsid w:val="00E67A83"/>
    <w:rsid w:val="00E96ADB"/>
    <w:rsid w:val="00EA5A57"/>
    <w:rsid w:val="00EA6A5C"/>
    <w:rsid w:val="00EB6AF0"/>
    <w:rsid w:val="00ED451B"/>
    <w:rsid w:val="00ED61E9"/>
    <w:rsid w:val="00ED7975"/>
    <w:rsid w:val="00EE6EB6"/>
    <w:rsid w:val="00EF369B"/>
    <w:rsid w:val="00EF6038"/>
    <w:rsid w:val="00F0181E"/>
    <w:rsid w:val="00F030F5"/>
    <w:rsid w:val="00F052DE"/>
    <w:rsid w:val="00F079F1"/>
    <w:rsid w:val="00F205FB"/>
    <w:rsid w:val="00F20AB4"/>
    <w:rsid w:val="00F22A08"/>
    <w:rsid w:val="00F22C8B"/>
    <w:rsid w:val="00F44358"/>
    <w:rsid w:val="00F45CD7"/>
    <w:rsid w:val="00F526E2"/>
    <w:rsid w:val="00F53CE8"/>
    <w:rsid w:val="00F6480C"/>
    <w:rsid w:val="00F64DA1"/>
    <w:rsid w:val="00F67A71"/>
    <w:rsid w:val="00F81D96"/>
    <w:rsid w:val="00F82858"/>
    <w:rsid w:val="00F84075"/>
    <w:rsid w:val="00F8755A"/>
    <w:rsid w:val="00FA64E6"/>
    <w:rsid w:val="00FB2316"/>
    <w:rsid w:val="00FB7872"/>
    <w:rsid w:val="00FD188F"/>
    <w:rsid w:val="00FD3D3C"/>
    <w:rsid w:val="00FD494D"/>
    <w:rsid w:val="00FD5967"/>
    <w:rsid w:val="00FE2FDA"/>
    <w:rsid w:val="00FE3C28"/>
    <w:rsid w:val="00FF1A80"/>
    <w:rsid w:val="00FF22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BEF3D"/>
  <w15:docId w15:val="{1AFAC8B3-2837-4A15-9A39-909E799CD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2">
    <w:name w:val="Table Normal2"/>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1">
    <w:name w:val="Table Normal1"/>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uiPriority w:val="9"/>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uiPriority w:val="10"/>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uiPriority w:val="11"/>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customStyle="1" w:styleId="messagelistitem050f9">
    <w:name w:val="messagelistitem__050f9"/>
    <w:basedOn w:val="Normale"/>
    <w:rsid w:val="00ED451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76856">
      <w:bodyDiv w:val="1"/>
      <w:marLeft w:val="0"/>
      <w:marRight w:val="0"/>
      <w:marTop w:val="0"/>
      <w:marBottom w:val="0"/>
      <w:divBdr>
        <w:top w:val="none" w:sz="0" w:space="0" w:color="auto"/>
        <w:left w:val="none" w:sz="0" w:space="0" w:color="auto"/>
        <w:bottom w:val="none" w:sz="0" w:space="0" w:color="auto"/>
        <w:right w:val="none" w:sz="0" w:space="0" w:color="auto"/>
      </w:divBdr>
    </w:div>
    <w:div w:id="1665475302">
      <w:bodyDiv w:val="1"/>
      <w:marLeft w:val="0"/>
      <w:marRight w:val="0"/>
      <w:marTop w:val="0"/>
      <w:marBottom w:val="0"/>
      <w:divBdr>
        <w:top w:val="none" w:sz="0" w:space="0" w:color="auto"/>
        <w:left w:val="none" w:sz="0" w:space="0" w:color="auto"/>
        <w:bottom w:val="none" w:sz="0" w:space="0" w:color="auto"/>
        <w:right w:val="none" w:sz="0" w:space="0" w:color="auto"/>
      </w:divBdr>
      <w:divsChild>
        <w:div w:id="1371149599">
          <w:marLeft w:val="0"/>
          <w:marRight w:val="0"/>
          <w:marTop w:val="0"/>
          <w:marBottom w:val="0"/>
          <w:divBdr>
            <w:top w:val="none" w:sz="0" w:space="0" w:color="auto"/>
            <w:left w:val="none" w:sz="0" w:space="0" w:color="auto"/>
            <w:bottom w:val="none" w:sz="0" w:space="0" w:color="auto"/>
            <w:right w:val="none" w:sz="0" w:space="0" w:color="auto"/>
          </w:divBdr>
          <w:divsChild>
            <w:div w:id="935479503">
              <w:marLeft w:val="0"/>
              <w:marRight w:val="0"/>
              <w:marTop w:val="0"/>
              <w:marBottom w:val="0"/>
              <w:divBdr>
                <w:top w:val="none" w:sz="0" w:space="0" w:color="auto"/>
                <w:left w:val="none" w:sz="0" w:space="0" w:color="auto"/>
                <w:bottom w:val="none" w:sz="0" w:space="0" w:color="auto"/>
                <w:right w:val="none" w:sz="0" w:space="0" w:color="auto"/>
              </w:divBdr>
              <w:divsChild>
                <w:div w:id="9061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6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www.gear4music.it/it/"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thomann.de/it/index.html"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strumentimusicali.net/"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FA327CB4591524E801F9C831A5A3C78" ma:contentTypeVersion="12" ma:contentTypeDescription="Creare un nuovo documento." ma:contentTypeScope="" ma:versionID="2aadb19735590730b65bc9e917d11bae">
  <xsd:schema xmlns:xsd="http://www.w3.org/2001/XMLSchema" xmlns:xs="http://www.w3.org/2001/XMLSchema" xmlns:p="http://schemas.microsoft.com/office/2006/metadata/properties" xmlns:ns3="9ba82e96-5b9e-41b0-b761-ed9907381895" xmlns:ns4="60df833f-94a5-4167-ad75-4a1cce6390f3" targetNamespace="http://schemas.microsoft.com/office/2006/metadata/properties" ma:root="true" ma:fieldsID="0b4b390d6f73cd90ec24e1d5b015ff45" ns3:_="" ns4:_="">
    <xsd:import namespace="9ba82e96-5b9e-41b0-b761-ed9907381895"/>
    <xsd:import namespace="60df833f-94a5-4167-ad75-4a1cce6390f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a82e96-5b9e-41b0-b761-ed99073818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df833f-94a5-4167-ad75-4a1cce6390f3"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XRDXXZ3yYGretdxmKyToOR0awKHDun3znmuH7KsgPI1ozxIc+2chG6OTBlgy9yhpXZqgONMtlV7PSmItlbxAP5ik6DCUcQubmdlbceoVpV3WwPu5q9kkwIbDkL6yf6B50Hox2YLhTltht5946N90EnmzEzwdJmkvkZhO5b0KcCB1IEreqstPm+u9SQBXHNvtJfbTPTgVB9ZIP6acPFDU/TsWtovDBFA7hL//avVa1IjAzWj0BYIyMV+XaSg99ZblzN/uBhS/mEO9VVKTqpfNCiT62mkN99VAb26MDKw0DmGpWhZEY=</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activity xmlns="9ba82e96-5b9e-41b0-b761-ed9907381895" xsi:nil="true"/>
  </documentManagement>
</p:properties>
</file>

<file path=customXml/itemProps1.xml><?xml version="1.0" encoding="utf-8"?>
<ds:datastoreItem xmlns:ds="http://schemas.openxmlformats.org/officeDocument/2006/customXml" ds:itemID="{772AC400-B54F-4638-A66D-F5D6B24BD397}">
  <ds:schemaRefs>
    <ds:schemaRef ds:uri="http://schemas.microsoft.com/sharepoint/v3/contenttype/forms"/>
  </ds:schemaRefs>
</ds:datastoreItem>
</file>

<file path=customXml/itemProps2.xml><?xml version="1.0" encoding="utf-8"?>
<ds:datastoreItem xmlns:ds="http://schemas.openxmlformats.org/officeDocument/2006/customXml" ds:itemID="{437FA17D-5DD7-4ECE-B837-B6C779604B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a82e96-5b9e-41b0-b761-ed9907381895"/>
    <ds:schemaRef ds:uri="60df833f-94a5-4167-ad75-4a1cce639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69E8D907-EFFE-402F-B2CF-CA9C179D33EC}">
  <ds:schemaRefs>
    <ds:schemaRef ds:uri="http://purl.org/dc/terms/"/>
    <ds:schemaRef ds:uri="http://purl.org/dc/elements/1.1/"/>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documentManagement/types"/>
    <ds:schemaRef ds:uri="60df833f-94a5-4167-ad75-4a1cce6390f3"/>
    <ds:schemaRef ds:uri="9ba82e96-5b9e-41b0-b761-ed9907381895"/>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815</Words>
  <Characters>4649</Characters>
  <Application>Microsoft Office Word</Application>
  <DocSecurity>0</DocSecurity>
  <Lines>38</Lines>
  <Paragraphs>10</Paragraphs>
  <ScaleCrop>false</ScaleCrop>
  <Company/>
  <LinksUpToDate>false</LinksUpToDate>
  <CharactersWithSpaces>5454</CharactersWithSpaces>
  <SharedDoc>false</SharedDoc>
  <HLinks>
    <vt:vector size="36" baseType="variant">
      <vt:variant>
        <vt:i4>1048669</vt:i4>
      </vt:variant>
      <vt:variant>
        <vt:i4>27</vt:i4>
      </vt:variant>
      <vt:variant>
        <vt:i4>0</vt:i4>
      </vt:variant>
      <vt:variant>
        <vt:i4>5</vt:i4>
      </vt:variant>
      <vt:variant>
        <vt:lpwstr>https://www.gear4music.it/it/</vt:lpwstr>
      </vt:variant>
      <vt:variant>
        <vt:lpwstr/>
      </vt:variant>
      <vt:variant>
        <vt:i4>2949157</vt:i4>
      </vt:variant>
      <vt:variant>
        <vt:i4>24</vt:i4>
      </vt:variant>
      <vt:variant>
        <vt:i4>0</vt:i4>
      </vt:variant>
      <vt:variant>
        <vt:i4>5</vt:i4>
      </vt:variant>
      <vt:variant>
        <vt:lpwstr>https://www.strumentimusicali.net/</vt:lpwstr>
      </vt:variant>
      <vt:variant>
        <vt:lpwstr/>
      </vt:variant>
      <vt:variant>
        <vt:i4>1245211</vt:i4>
      </vt:variant>
      <vt:variant>
        <vt:i4>21</vt:i4>
      </vt:variant>
      <vt:variant>
        <vt:i4>0</vt:i4>
      </vt:variant>
      <vt:variant>
        <vt:i4>5</vt:i4>
      </vt:variant>
      <vt:variant>
        <vt:lpwstr>https://www.thomann.de/it/index.html</vt:lpwstr>
      </vt:variant>
      <vt:variant>
        <vt:lpwstr/>
      </vt:variant>
      <vt:variant>
        <vt:i4>1769530</vt:i4>
      </vt:variant>
      <vt:variant>
        <vt:i4>14</vt:i4>
      </vt:variant>
      <vt:variant>
        <vt:i4>0</vt:i4>
      </vt:variant>
      <vt:variant>
        <vt:i4>5</vt:i4>
      </vt:variant>
      <vt:variant>
        <vt:lpwstr/>
      </vt:variant>
      <vt:variant>
        <vt:lpwstr>_Toc131423885</vt:lpwstr>
      </vt:variant>
      <vt:variant>
        <vt:i4>1769530</vt:i4>
      </vt:variant>
      <vt:variant>
        <vt:i4>8</vt:i4>
      </vt:variant>
      <vt:variant>
        <vt:i4>0</vt:i4>
      </vt:variant>
      <vt:variant>
        <vt:i4>5</vt:i4>
      </vt:variant>
      <vt:variant>
        <vt:lpwstr/>
      </vt:variant>
      <vt:variant>
        <vt:lpwstr>_Toc131423884</vt:lpwstr>
      </vt:variant>
      <vt:variant>
        <vt:i4>1769530</vt:i4>
      </vt:variant>
      <vt:variant>
        <vt:i4>2</vt:i4>
      </vt:variant>
      <vt:variant>
        <vt:i4>0</vt:i4>
      </vt:variant>
      <vt:variant>
        <vt:i4>5</vt:i4>
      </vt:variant>
      <vt:variant>
        <vt:lpwstr/>
      </vt:variant>
      <vt:variant>
        <vt:lpwstr>_Toc131423883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cp:lastModifiedBy>SARA MEO</cp:lastModifiedBy>
  <cp:revision>2</cp:revision>
  <dcterms:created xsi:type="dcterms:W3CDTF">2024-04-08T15:16:00Z</dcterms:created>
  <dcterms:modified xsi:type="dcterms:W3CDTF">2024-04-08T15:16:00Z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0x0101009FA327CB4591524E801F9C831A5A3C78</vt:lpwstr>
  </property>
</Properties>
</file>